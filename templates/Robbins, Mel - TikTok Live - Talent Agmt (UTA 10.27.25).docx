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5F90" w14:textId="727D9E43" w:rsidR="003312A3" w:rsidRDefault="00F81BDB" w:rsidP="006815AD">
      <w:pPr>
        <w:pStyle w:val="FirstParagraph"/>
        <w:rPr>
          <w:rFonts w:ascii="Arial" w:hAnsi="Arial" w:cs="Arial"/>
          <w:b/>
          <w:bCs/>
          <w:sz w:val="22"/>
          <w:szCs w:val="22"/>
        </w:rPr>
      </w:pPr>
      <w:r>
        <w:rPr>
          <w:noProof/>
          <w:sz w:val="18"/>
          <w:szCs w:val="18"/>
        </w:rPr>
        <w:drawing>
          <wp:anchor distT="0" distB="0" distL="114300" distR="114300" simplePos="0" relativeHeight="251658240" behindDoc="0" locked="0" layoutInCell="1" allowOverlap="1" wp14:anchorId="4926839D" wp14:editId="72CE6463">
            <wp:simplePos x="0" y="0"/>
            <wp:positionH relativeFrom="column">
              <wp:posOffset>-13956</wp:posOffset>
            </wp:positionH>
            <wp:positionV relativeFrom="paragraph">
              <wp:posOffset>222</wp:posOffset>
            </wp:positionV>
            <wp:extent cx="909320" cy="449580"/>
            <wp:effectExtent l="0" t="0" r="0" b="0"/>
            <wp:wrapSquare wrapText="bothSides"/>
            <wp:docPr id="2023115427" name="Image 1" descr="Une image contenant obscurité, Caractère coloré, flou, n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5427" name="Image 1" descr="Une image contenant obscurité, Caractère coloré, flou, nuit&#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9320" cy="449580"/>
                    </a:xfrm>
                    <a:prstGeom prst="rect">
                      <a:avLst/>
                    </a:prstGeom>
                    <a:noFill/>
                  </pic:spPr>
                </pic:pic>
              </a:graphicData>
            </a:graphic>
            <wp14:sizeRelH relativeFrom="margin">
              <wp14:pctWidth>0</wp14:pctWidth>
            </wp14:sizeRelH>
            <wp14:sizeRelV relativeFrom="margin">
              <wp14:pctHeight>0</wp14:pctHeight>
            </wp14:sizeRelV>
          </wp:anchor>
        </w:drawing>
      </w:r>
      <w:r w:rsidR="006815AD">
        <w:rPr>
          <w:rFonts w:ascii="Arial" w:hAnsi="Arial" w:cs="Arial"/>
          <w:b/>
          <w:bCs/>
          <w:sz w:val="22"/>
          <w:szCs w:val="22"/>
        </w:rPr>
        <w:t xml:space="preserve">                                   </w:t>
      </w:r>
      <w:r w:rsidR="006515CA" w:rsidRPr="00C35272">
        <w:rPr>
          <w:rFonts w:ascii="Arial" w:hAnsi="Arial" w:cs="Arial"/>
          <w:b/>
          <w:bCs/>
          <w:sz w:val="22"/>
          <w:szCs w:val="22"/>
        </w:rPr>
        <w:t>HOST AGREEMENT</w:t>
      </w:r>
      <w:r w:rsidR="006815AD">
        <w:rPr>
          <w:rFonts w:ascii="Arial" w:hAnsi="Arial" w:cs="Arial"/>
          <w:b/>
          <w:bCs/>
          <w:sz w:val="22"/>
          <w:szCs w:val="22"/>
        </w:rPr>
        <w:t xml:space="preserve">  </w:t>
      </w:r>
    </w:p>
    <w:p w14:paraId="710953BF" w14:textId="77777777" w:rsidR="00C35272" w:rsidRPr="00C35272" w:rsidRDefault="00C35272" w:rsidP="00C35272">
      <w:pPr>
        <w:pStyle w:val="BodyText"/>
      </w:pPr>
    </w:p>
    <w:p w14:paraId="1AEDCB77" w14:textId="77777777" w:rsidR="003312A3" w:rsidRPr="00C35272" w:rsidRDefault="006515CA" w:rsidP="00C35272">
      <w:pPr>
        <w:pStyle w:val="BodyText"/>
        <w:jc w:val="both"/>
        <w:rPr>
          <w:rFonts w:ascii="Arial" w:hAnsi="Arial" w:cs="Arial"/>
          <w:sz w:val="22"/>
          <w:szCs w:val="22"/>
        </w:rPr>
      </w:pPr>
      <w:r w:rsidRPr="00C35272">
        <w:rPr>
          <w:rFonts w:ascii="Arial" w:hAnsi="Arial" w:cs="Arial"/>
          <w:b/>
          <w:bCs/>
          <w:sz w:val="22"/>
          <w:szCs w:val="22"/>
        </w:rPr>
        <w:t>DATED:</w:t>
      </w:r>
      <w:r w:rsidRPr="00C35272">
        <w:rPr>
          <w:rFonts w:ascii="Arial" w:hAnsi="Arial" w:cs="Arial"/>
          <w:sz w:val="22"/>
          <w:szCs w:val="22"/>
        </w:rPr>
        <w:t xml:space="preserve"> </w:t>
      </w:r>
      <w:r w:rsidRPr="00BB01D8">
        <w:rPr>
          <w:rFonts w:ascii="Arial" w:hAnsi="Arial" w:cs="Arial"/>
          <w:sz w:val="22"/>
          <w:szCs w:val="22"/>
          <w:highlight w:val="yellow"/>
        </w:rPr>
        <w:t>[Insert Date]</w:t>
      </w:r>
    </w:p>
    <w:p w14:paraId="2FA357E4" w14:textId="2D2C6E86" w:rsidR="003312A3" w:rsidRPr="00C35272" w:rsidRDefault="006515CA" w:rsidP="00C35272">
      <w:pPr>
        <w:pStyle w:val="BodyText"/>
        <w:jc w:val="both"/>
        <w:rPr>
          <w:rFonts w:ascii="Arial" w:hAnsi="Arial" w:cs="Arial"/>
          <w:sz w:val="22"/>
          <w:szCs w:val="22"/>
        </w:rPr>
      </w:pPr>
      <w:r w:rsidRPr="00C35272">
        <w:rPr>
          <w:rFonts w:ascii="Arial" w:hAnsi="Arial" w:cs="Arial"/>
          <w:sz w:val="22"/>
          <w:szCs w:val="22"/>
        </w:rPr>
        <w:t>This Host Agreement (“Agreement”) is entered into by and between:</w:t>
      </w:r>
    </w:p>
    <w:p w14:paraId="286FA07E" w14:textId="00F5261F" w:rsidR="003312A3" w:rsidRPr="00C35272" w:rsidRDefault="006515CA" w:rsidP="00C35272">
      <w:pPr>
        <w:pStyle w:val="BodyText"/>
        <w:numPr>
          <w:ilvl w:val="0"/>
          <w:numId w:val="10"/>
        </w:numPr>
        <w:jc w:val="both"/>
        <w:rPr>
          <w:rFonts w:ascii="Arial" w:hAnsi="Arial" w:cs="Arial"/>
          <w:sz w:val="22"/>
          <w:szCs w:val="22"/>
        </w:rPr>
      </w:pPr>
      <w:r w:rsidRPr="00C35272">
        <w:rPr>
          <w:rFonts w:ascii="Arial" w:hAnsi="Arial" w:cs="Arial"/>
          <w:b/>
          <w:bCs/>
          <w:sz w:val="22"/>
          <w:szCs w:val="22"/>
        </w:rPr>
        <w:t>Producer (we, us):</w:t>
      </w:r>
      <w:r w:rsidRPr="00C35272">
        <w:rPr>
          <w:rFonts w:ascii="Arial" w:hAnsi="Arial" w:cs="Arial"/>
          <w:sz w:val="22"/>
          <w:szCs w:val="22"/>
        </w:rPr>
        <w:t xml:space="preserve"> </w:t>
      </w:r>
      <w:r w:rsidR="00C35272" w:rsidRPr="00C35272">
        <w:rPr>
          <w:rFonts w:ascii="Arial" w:hAnsi="Arial" w:cs="Arial"/>
          <w:sz w:val="22"/>
          <w:szCs w:val="22"/>
        </w:rPr>
        <w:t>SASU Sarani</w:t>
      </w:r>
      <w:r w:rsidRPr="00C35272">
        <w:rPr>
          <w:rFonts w:ascii="Arial" w:hAnsi="Arial" w:cs="Arial"/>
          <w:sz w:val="22"/>
          <w:szCs w:val="22"/>
        </w:rPr>
        <w:t xml:space="preserve">, a company incorporated and registered in France with company number </w:t>
      </w:r>
      <w:r w:rsidR="00C35272" w:rsidRPr="00C35272">
        <w:rPr>
          <w:rFonts w:ascii="Arial" w:hAnsi="Arial" w:cs="Arial"/>
          <w:sz w:val="22"/>
          <w:szCs w:val="22"/>
        </w:rPr>
        <w:t>881687503</w:t>
      </w:r>
      <w:r w:rsidRPr="00C35272">
        <w:rPr>
          <w:rFonts w:ascii="Arial" w:hAnsi="Arial" w:cs="Arial"/>
          <w:sz w:val="22"/>
          <w:szCs w:val="22"/>
        </w:rPr>
        <w:t xml:space="preserve">, with its registered office at </w:t>
      </w:r>
      <w:r w:rsidR="00C35272" w:rsidRPr="00C35272">
        <w:rPr>
          <w:rFonts w:ascii="Arial" w:hAnsi="Arial" w:cs="Arial"/>
          <w:sz w:val="22"/>
          <w:szCs w:val="22"/>
        </w:rPr>
        <w:t xml:space="preserve">7 allée </w:t>
      </w:r>
      <w:proofErr w:type="spellStart"/>
      <w:r w:rsidR="00C35272" w:rsidRPr="00C35272">
        <w:rPr>
          <w:rFonts w:ascii="Arial" w:hAnsi="Arial" w:cs="Arial"/>
          <w:sz w:val="22"/>
          <w:szCs w:val="22"/>
        </w:rPr>
        <w:t>d’Orléans</w:t>
      </w:r>
      <w:proofErr w:type="spellEnd"/>
      <w:r w:rsidR="00C35272" w:rsidRPr="00C35272">
        <w:rPr>
          <w:rFonts w:ascii="Arial" w:hAnsi="Arial" w:cs="Arial"/>
          <w:sz w:val="22"/>
          <w:szCs w:val="22"/>
        </w:rPr>
        <w:t>, 92200 Neuilly-sur-Seine.</w:t>
      </w:r>
    </w:p>
    <w:p w14:paraId="5D6CD35E" w14:textId="65B8CD56" w:rsidR="003312A3" w:rsidRPr="00C35272" w:rsidRDefault="006515CA" w:rsidP="00C35272">
      <w:pPr>
        <w:pStyle w:val="BodyText"/>
        <w:numPr>
          <w:ilvl w:val="0"/>
          <w:numId w:val="10"/>
        </w:numPr>
        <w:jc w:val="both"/>
        <w:rPr>
          <w:rFonts w:ascii="Arial" w:hAnsi="Arial" w:cs="Arial"/>
          <w:sz w:val="22"/>
          <w:szCs w:val="22"/>
        </w:rPr>
      </w:pPr>
      <w:r w:rsidRPr="00C35272">
        <w:rPr>
          <w:rFonts w:ascii="Arial" w:hAnsi="Arial" w:cs="Arial"/>
          <w:b/>
          <w:bCs/>
          <w:sz w:val="22"/>
          <w:szCs w:val="22"/>
        </w:rPr>
        <w:t>Host (you):</w:t>
      </w:r>
      <w:r w:rsidRPr="00C35272">
        <w:rPr>
          <w:rFonts w:ascii="Arial" w:hAnsi="Arial" w:cs="Arial"/>
          <w:sz w:val="22"/>
          <w:szCs w:val="22"/>
        </w:rPr>
        <w:t xml:space="preserve"> </w:t>
      </w:r>
      <w:r w:rsidR="006815AD">
        <w:rPr>
          <w:rFonts w:ascii="Arial" w:hAnsi="Arial" w:cs="Arial"/>
          <w:sz w:val="22"/>
          <w:szCs w:val="22"/>
        </w:rPr>
        <w:t>Mel Robbins</w:t>
      </w:r>
      <w:r w:rsidRPr="00C35272">
        <w:rPr>
          <w:rFonts w:ascii="Arial" w:hAnsi="Arial" w:cs="Arial"/>
          <w:sz w:val="22"/>
          <w:szCs w:val="22"/>
        </w:rPr>
        <w:t xml:space="preserve">, of </w:t>
      </w:r>
      <w:r w:rsidRPr="006815AD">
        <w:rPr>
          <w:rFonts w:ascii="Arial" w:hAnsi="Arial" w:cs="Arial"/>
          <w:sz w:val="22"/>
          <w:szCs w:val="22"/>
          <w:highlight w:val="yellow"/>
        </w:rPr>
        <w:t>[Insert Host Address]</w:t>
      </w:r>
      <w:r w:rsidRPr="00C35272">
        <w:rPr>
          <w:rFonts w:ascii="Arial" w:hAnsi="Arial" w:cs="Arial"/>
          <w:sz w:val="22"/>
          <w:szCs w:val="22"/>
        </w:rPr>
        <w:t xml:space="preserve">, represented by </w:t>
      </w:r>
      <w:r w:rsidRPr="006815AD">
        <w:rPr>
          <w:rFonts w:ascii="Arial" w:hAnsi="Arial" w:cs="Arial"/>
          <w:sz w:val="22"/>
          <w:szCs w:val="22"/>
          <w:highlight w:val="yellow"/>
        </w:rPr>
        <w:t>[</w:t>
      </w:r>
      <w:del w:id="0" w:author="John Buckley" w:date="2025-10-27T09:47:00Z" w16du:dateUtc="2025-10-27T16:47:00Z">
        <w:r w:rsidRPr="006815AD" w:rsidDel="005F5429">
          <w:rPr>
            <w:rFonts w:ascii="Arial" w:hAnsi="Arial" w:cs="Arial"/>
            <w:sz w:val="22"/>
            <w:szCs w:val="22"/>
            <w:highlight w:val="yellow"/>
          </w:rPr>
          <w:delText>Insert Agent Name</w:delText>
        </w:r>
      </w:del>
      <w:ins w:id="1" w:author="John Buckley" w:date="2025-10-27T09:47:00Z" w16du:dateUtc="2025-10-27T16:47:00Z">
        <w:r w:rsidR="005F5429">
          <w:rPr>
            <w:rFonts w:ascii="Arial" w:hAnsi="Arial" w:cs="Arial"/>
            <w:sz w:val="22"/>
            <w:szCs w:val="22"/>
            <w:highlight w:val="yellow"/>
          </w:rPr>
          <w:t>143 Studio Holdings LLC</w:t>
        </w:r>
      </w:ins>
      <w:r w:rsidRPr="006815AD">
        <w:rPr>
          <w:rFonts w:ascii="Arial" w:hAnsi="Arial" w:cs="Arial"/>
          <w:sz w:val="22"/>
          <w:szCs w:val="22"/>
          <w:highlight w:val="yellow"/>
        </w:rPr>
        <w:t>]</w:t>
      </w:r>
      <w:r w:rsidRPr="00C35272">
        <w:rPr>
          <w:rFonts w:ascii="Arial" w:hAnsi="Arial" w:cs="Arial"/>
          <w:sz w:val="22"/>
          <w:szCs w:val="22"/>
        </w:rPr>
        <w:t xml:space="preserve">, </w:t>
      </w:r>
      <w:r w:rsidRPr="00F34868">
        <w:rPr>
          <w:rFonts w:ascii="Arial" w:hAnsi="Arial" w:cs="Arial"/>
          <w:sz w:val="22"/>
          <w:szCs w:val="22"/>
        </w:rPr>
        <w:t xml:space="preserve">incorporated and registered in the USA with company number </w:t>
      </w:r>
      <w:r w:rsidRPr="00F34868">
        <w:rPr>
          <w:rFonts w:ascii="Arial" w:hAnsi="Arial" w:cs="Arial"/>
          <w:sz w:val="22"/>
          <w:szCs w:val="22"/>
          <w:rPrChange w:id="2" w:author="John Buckley" w:date="2025-10-27T15:29:00Z" w16du:dateUtc="2025-10-27T22:29:00Z">
            <w:rPr>
              <w:rFonts w:ascii="Arial" w:hAnsi="Arial" w:cs="Arial"/>
              <w:sz w:val="22"/>
              <w:szCs w:val="22"/>
              <w:highlight w:val="yellow"/>
            </w:rPr>
          </w:rPrChange>
        </w:rPr>
        <w:t>[</w:t>
      </w:r>
      <w:del w:id="3" w:author="John Buckley" w:date="2025-10-27T15:29:00Z" w16du:dateUtc="2025-10-27T22:29:00Z">
        <w:r w:rsidRPr="00F34868" w:rsidDel="00F34868">
          <w:rPr>
            <w:rFonts w:ascii="Arial" w:hAnsi="Arial" w:cs="Arial"/>
            <w:sz w:val="22"/>
            <w:szCs w:val="22"/>
            <w:rPrChange w:id="4" w:author="John Buckley" w:date="2025-10-27T15:29:00Z" w16du:dateUtc="2025-10-27T22:29:00Z">
              <w:rPr>
                <w:rFonts w:ascii="Arial" w:hAnsi="Arial" w:cs="Arial"/>
                <w:sz w:val="22"/>
                <w:szCs w:val="22"/>
                <w:highlight w:val="yellow"/>
              </w:rPr>
            </w:rPrChange>
          </w:rPr>
          <w:delText>Insert Number</w:delText>
        </w:r>
      </w:del>
      <w:ins w:id="5" w:author="John Buckley" w:date="2025-10-27T15:29:00Z" w16du:dateUtc="2025-10-27T22:29:00Z">
        <w:r w:rsidR="00F34868">
          <w:rPr>
            <w:rFonts w:ascii="Arial" w:hAnsi="Arial" w:cs="Arial"/>
            <w:sz w:val="22"/>
            <w:szCs w:val="22"/>
          </w:rPr>
          <w:t>93-3061245</w:t>
        </w:r>
      </w:ins>
      <w:r w:rsidRPr="00F34868">
        <w:rPr>
          <w:rFonts w:ascii="Arial" w:hAnsi="Arial" w:cs="Arial"/>
          <w:sz w:val="22"/>
          <w:szCs w:val="22"/>
          <w:rPrChange w:id="6" w:author="John Buckley" w:date="2025-10-27T15:29:00Z" w16du:dateUtc="2025-10-27T22:29:00Z">
            <w:rPr>
              <w:rFonts w:ascii="Arial" w:hAnsi="Arial" w:cs="Arial"/>
              <w:sz w:val="22"/>
              <w:szCs w:val="22"/>
              <w:highlight w:val="yellow"/>
            </w:rPr>
          </w:rPrChange>
        </w:rPr>
        <w:t>]</w:t>
      </w:r>
      <w:r w:rsidRPr="00F34868">
        <w:rPr>
          <w:rFonts w:ascii="Arial" w:hAnsi="Arial" w:cs="Arial"/>
          <w:sz w:val="22"/>
          <w:szCs w:val="22"/>
        </w:rPr>
        <w:t>, with a business address</w:t>
      </w:r>
      <w:r w:rsidRPr="00C35272">
        <w:rPr>
          <w:rFonts w:ascii="Arial" w:hAnsi="Arial" w:cs="Arial"/>
          <w:sz w:val="22"/>
          <w:szCs w:val="22"/>
        </w:rPr>
        <w:t xml:space="preserve"> at </w:t>
      </w:r>
      <w:r w:rsidRPr="006815AD">
        <w:rPr>
          <w:rFonts w:ascii="Arial" w:hAnsi="Arial" w:cs="Arial"/>
          <w:sz w:val="22"/>
          <w:szCs w:val="22"/>
          <w:highlight w:val="yellow"/>
        </w:rPr>
        <w:t>[</w:t>
      </w:r>
      <w:del w:id="7" w:author="John Buckley" w:date="2025-10-27T15:29:00Z" w16du:dateUtc="2025-10-27T22:29:00Z">
        <w:r w:rsidRPr="006815AD" w:rsidDel="00F34868">
          <w:rPr>
            <w:rFonts w:ascii="Arial" w:hAnsi="Arial" w:cs="Arial"/>
            <w:sz w:val="22"/>
            <w:szCs w:val="22"/>
            <w:highlight w:val="yellow"/>
          </w:rPr>
          <w:delText>Insert Address</w:delText>
        </w:r>
      </w:del>
      <w:ins w:id="8" w:author="John Buckley" w:date="2025-10-27T15:29:00Z" w16du:dateUtc="2025-10-27T22:29:00Z">
        <w:r w:rsidR="00F34868">
          <w:rPr>
            <w:rFonts w:ascii="Arial" w:hAnsi="Arial" w:cs="Arial"/>
            <w:sz w:val="22"/>
            <w:szCs w:val="22"/>
            <w:highlight w:val="yellow"/>
          </w:rPr>
          <w:t>800 Boylston Sweet, 16</w:t>
        </w:r>
        <w:r w:rsidR="00F34868" w:rsidRPr="00F34868">
          <w:rPr>
            <w:rFonts w:ascii="Arial" w:hAnsi="Arial" w:cs="Arial"/>
            <w:sz w:val="22"/>
            <w:szCs w:val="22"/>
            <w:highlight w:val="yellow"/>
            <w:vertAlign w:val="superscript"/>
            <w:rPrChange w:id="9" w:author="John Buckley" w:date="2025-10-27T15:29:00Z" w16du:dateUtc="2025-10-27T22:29:00Z">
              <w:rPr>
                <w:rFonts w:ascii="Arial" w:hAnsi="Arial" w:cs="Arial"/>
                <w:sz w:val="22"/>
                <w:szCs w:val="22"/>
                <w:highlight w:val="yellow"/>
              </w:rPr>
            </w:rPrChange>
          </w:rPr>
          <w:t>th</w:t>
        </w:r>
        <w:r w:rsidR="00F34868">
          <w:rPr>
            <w:rFonts w:ascii="Arial" w:hAnsi="Arial" w:cs="Arial"/>
            <w:sz w:val="22"/>
            <w:szCs w:val="22"/>
            <w:highlight w:val="yellow"/>
          </w:rPr>
          <w:t xml:space="preserve"> floor Boston, MA 02199</w:t>
        </w:r>
      </w:ins>
      <w:r w:rsidRPr="006815AD">
        <w:rPr>
          <w:rFonts w:ascii="Arial" w:hAnsi="Arial" w:cs="Arial"/>
          <w:sz w:val="22"/>
          <w:szCs w:val="22"/>
          <w:highlight w:val="yellow"/>
        </w:rPr>
        <w:t>]</w:t>
      </w:r>
    </w:p>
    <w:p w14:paraId="32F5B5EF"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23A95115">
          <v:rect id="_x0000_i1025" alt="" style="width:451.3pt;height:.05pt;mso-width-percent:0;mso-height-percent:0;mso-width-percent:0;mso-height-percent:0" o:hralign="center" o:hrstd="t" o:hr="t"/>
        </w:pict>
      </w:r>
    </w:p>
    <w:p w14:paraId="1751642C" w14:textId="77777777" w:rsidR="003312A3" w:rsidRPr="00C35272" w:rsidRDefault="006515CA" w:rsidP="00C35272">
      <w:pPr>
        <w:pStyle w:val="Heading2"/>
        <w:jc w:val="both"/>
        <w:rPr>
          <w:rFonts w:ascii="Arial" w:hAnsi="Arial" w:cs="Arial"/>
          <w:b/>
          <w:bCs/>
          <w:color w:val="auto"/>
          <w:sz w:val="28"/>
          <w:szCs w:val="28"/>
        </w:rPr>
      </w:pPr>
      <w:bookmarkStart w:id="10" w:name="background"/>
      <w:r w:rsidRPr="00C35272">
        <w:rPr>
          <w:rFonts w:ascii="Arial" w:hAnsi="Arial" w:cs="Arial"/>
          <w:b/>
          <w:bCs/>
          <w:color w:val="auto"/>
          <w:sz w:val="28"/>
          <w:szCs w:val="28"/>
        </w:rPr>
        <w:t>1. Background</w:t>
      </w:r>
    </w:p>
    <w:p w14:paraId="287CB75D" w14:textId="77777777"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 xml:space="preserve">We have been commissioned to produce the </w:t>
      </w:r>
      <w:r w:rsidRPr="00C35272">
        <w:rPr>
          <w:rFonts w:ascii="Arial" w:hAnsi="Arial" w:cs="Arial"/>
          <w:b/>
          <w:bCs/>
          <w:sz w:val="22"/>
          <w:szCs w:val="22"/>
        </w:rPr>
        <w:t>LIVE show</w:t>
      </w:r>
      <w:r w:rsidRPr="00C35272">
        <w:rPr>
          <w:rFonts w:ascii="Arial" w:hAnsi="Arial" w:cs="Arial"/>
          <w:sz w:val="22"/>
          <w:szCs w:val="22"/>
        </w:rPr>
        <w:t xml:space="preserve"> (as defined below) by </w:t>
      </w:r>
      <w:r w:rsidRPr="00C35272">
        <w:rPr>
          <w:rFonts w:ascii="Arial" w:hAnsi="Arial" w:cs="Arial"/>
          <w:b/>
          <w:bCs/>
          <w:sz w:val="22"/>
          <w:szCs w:val="22"/>
        </w:rPr>
        <w:t>TikTok</w:t>
      </w:r>
      <w:r w:rsidRPr="00C35272">
        <w:rPr>
          <w:rFonts w:ascii="Arial" w:hAnsi="Arial" w:cs="Arial"/>
          <w:sz w:val="22"/>
          <w:szCs w:val="22"/>
        </w:rPr>
        <w:t xml:space="preserve"> (the “Platform”). We wish to engage you to supply the services of the </w:t>
      </w:r>
      <w:r w:rsidRPr="00C35272">
        <w:rPr>
          <w:rFonts w:ascii="Arial" w:hAnsi="Arial" w:cs="Arial"/>
          <w:b/>
          <w:bCs/>
          <w:sz w:val="22"/>
          <w:szCs w:val="22"/>
        </w:rPr>
        <w:t>Host</w:t>
      </w:r>
      <w:r w:rsidRPr="00C35272">
        <w:rPr>
          <w:rFonts w:ascii="Arial" w:hAnsi="Arial" w:cs="Arial"/>
          <w:sz w:val="22"/>
          <w:szCs w:val="22"/>
        </w:rPr>
        <w:t xml:space="preserve"> of the LIVE show. This Agreement sets out the terms of that engagement.</w:t>
      </w:r>
    </w:p>
    <w:p w14:paraId="53933A49"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3ACECDF8">
          <v:rect id="_x0000_i1026" alt="" style="width:451.3pt;height:.05pt;mso-width-percent:0;mso-height-percent:0;mso-width-percent:0;mso-height-percent:0" o:hralign="center" o:hrstd="t" o:hr="t"/>
        </w:pict>
      </w:r>
    </w:p>
    <w:p w14:paraId="522FD1A5" w14:textId="77777777" w:rsidR="003312A3" w:rsidRPr="00C35272" w:rsidRDefault="006515CA" w:rsidP="00C35272">
      <w:pPr>
        <w:pStyle w:val="Heading2"/>
        <w:jc w:val="both"/>
        <w:rPr>
          <w:rFonts w:ascii="Arial" w:hAnsi="Arial" w:cs="Arial"/>
          <w:b/>
          <w:bCs/>
          <w:color w:val="auto"/>
          <w:sz w:val="28"/>
          <w:szCs w:val="28"/>
        </w:rPr>
      </w:pPr>
      <w:bookmarkStart w:id="11" w:name="interpretation"/>
      <w:bookmarkEnd w:id="10"/>
      <w:r w:rsidRPr="00C35272">
        <w:rPr>
          <w:rFonts w:ascii="Arial" w:hAnsi="Arial" w:cs="Arial"/>
          <w:b/>
          <w:bCs/>
          <w:color w:val="auto"/>
          <w:sz w:val="28"/>
          <w:szCs w:val="28"/>
        </w:rPr>
        <w:t>2. Interpretation</w:t>
      </w:r>
    </w:p>
    <w:p w14:paraId="0F8A7997" w14:textId="77777777" w:rsidR="003312A3" w:rsidRPr="00C35272" w:rsidRDefault="006515CA" w:rsidP="00C35272">
      <w:pPr>
        <w:pStyle w:val="Compact"/>
        <w:numPr>
          <w:ilvl w:val="0"/>
          <w:numId w:val="2"/>
        </w:numPr>
        <w:jc w:val="both"/>
        <w:rPr>
          <w:rFonts w:ascii="Arial" w:hAnsi="Arial" w:cs="Arial"/>
          <w:sz w:val="22"/>
          <w:szCs w:val="22"/>
        </w:rPr>
      </w:pPr>
      <w:r w:rsidRPr="00C35272">
        <w:rPr>
          <w:rFonts w:ascii="Arial" w:hAnsi="Arial" w:cs="Arial"/>
          <w:b/>
          <w:bCs/>
          <w:sz w:val="22"/>
          <w:szCs w:val="22"/>
        </w:rPr>
        <w:t>Business Day:</w:t>
      </w:r>
      <w:r w:rsidRPr="00C35272">
        <w:rPr>
          <w:rFonts w:ascii="Arial" w:hAnsi="Arial" w:cs="Arial"/>
          <w:sz w:val="22"/>
          <w:szCs w:val="22"/>
        </w:rPr>
        <w:t xml:space="preserve"> a day, other than Saturday, Sunday, or a public holiday in New York, when banks are open.</w:t>
      </w:r>
    </w:p>
    <w:p w14:paraId="4E6756BE" w14:textId="77777777" w:rsidR="003312A3" w:rsidRPr="00C35272" w:rsidRDefault="006515CA" w:rsidP="00C35272">
      <w:pPr>
        <w:pStyle w:val="Compact"/>
        <w:numPr>
          <w:ilvl w:val="0"/>
          <w:numId w:val="2"/>
        </w:numPr>
        <w:jc w:val="both"/>
        <w:rPr>
          <w:rFonts w:ascii="Arial" w:hAnsi="Arial" w:cs="Arial"/>
          <w:sz w:val="22"/>
          <w:szCs w:val="22"/>
        </w:rPr>
      </w:pPr>
      <w:r w:rsidRPr="00C35272">
        <w:rPr>
          <w:rFonts w:ascii="Arial" w:hAnsi="Arial" w:cs="Arial"/>
          <w:b/>
          <w:bCs/>
          <w:sz w:val="22"/>
          <w:szCs w:val="22"/>
        </w:rPr>
        <w:t>Business Hours:</w:t>
      </w:r>
      <w:r w:rsidRPr="00C35272">
        <w:rPr>
          <w:rFonts w:ascii="Arial" w:hAnsi="Arial" w:cs="Arial"/>
          <w:sz w:val="22"/>
          <w:szCs w:val="22"/>
        </w:rPr>
        <w:t xml:space="preserve"> 9:00 a.m. – 5:00 p.m. on any Business Day.</w:t>
      </w:r>
    </w:p>
    <w:p w14:paraId="6D779C66" w14:textId="77777777" w:rsidR="003312A3" w:rsidRPr="00C35272" w:rsidRDefault="006515CA" w:rsidP="00C35272">
      <w:pPr>
        <w:pStyle w:val="Compact"/>
        <w:numPr>
          <w:ilvl w:val="0"/>
          <w:numId w:val="2"/>
        </w:numPr>
        <w:jc w:val="both"/>
        <w:rPr>
          <w:rFonts w:ascii="Arial" w:hAnsi="Arial" w:cs="Arial"/>
          <w:sz w:val="22"/>
          <w:szCs w:val="22"/>
        </w:rPr>
      </w:pPr>
      <w:r w:rsidRPr="00C35272">
        <w:rPr>
          <w:rFonts w:ascii="Arial" w:hAnsi="Arial" w:cs="Arial"/>
          <w:b/>
          <w:bCs/>
          <w:sz w:val="22"/>
          <w:szCs w:val="22"/>
        </w:rPr>
        <w:t>Contribution:</w:t>
      </w:r>
      <w:r w:rsidRPr="00C35272">
        <w:rPr>
          <w:rFonts w:ascii="Arial" w:hAnsi="Arial" w:cs="Arial"/>
          <w:sz w:val="22"/>
          <w:szCs w:val="22"/>
        </w:rPr>
        <w:t xml:space="preserve"> as defined in Section 6.1.</w:t>
      </w:r>
    </w:p>
    <w:p w14:paraId="20B7EC0B" w14:textId="77777777" w:rsidR="003312A3" w:rsidRPr="00C35272" w:rsidRDefault="006515CA" w:rsidP="00C35272">
      <w:pPr>
        <w:pStyle w:val="Compact"/>
        <w:numPr>
          <w:ilvl w:val="0"/>
          <w:numId w:val="2"/>
        </w:numPr>
        <w:jc w:val="both"/>
        <w:rPr>
          <w:rFonts w:ascii="Arial" w:hAnsi="Arial" w:cs="Arial"/>
          <w:sz w:val="22"/>
          <w:szCs w:val="22"/>
        </w:rPr>
      </w:pPr>
      <w:r w:rsidRPr="00C35272">
        <w:rPr>
          <w:rFonts w:ascii="Arial" w:hAnsi="Arial" w:cs="Arial"/>
          <w:b/>
          <w:bCs/>
          <w:sz w:val="22"/>
          <w:szCs w:val="22"/>
        </w:rPr>
        <w:t>Fee:</w:t>
      </w:r>
      <w:r w:rsidRPr="00C35272">
        <w:rPr>
          <w:rFonts w:ascii="Arial" w:hAnsi="Arial" w:cs="Arial"/>
          <w:sz w:val="22"/>
          <w:szCs w:val="22"/>
        </w:rPr>
        <w:t xml:space="preserve"> as described in Section 8.</w:t>
      </w:r>
    </w:p>
    <w:p w14:paraId="4AE7268E" w14:textId="77777777" w:rsidR="003312A3" w:rsidRPr="00C35272" w:rsidRDefault="006515CA" w:rsidP="00C35272">
      <w:pPr>
        <w:pStyle w:val="Compact"/>
        <w:numPr>
          <w:ilvl w:val="0"/>
          <w:numId w:val="2"/>
        </w:numPr>
        <w:jc w:val="both"/>
        <w:rPr>
          <w:rFonts w:ascii="Arial" w:hAnsi="Arial" w:cs="Arial"/>
          <w:sz w:val="22"/>
          <w:szCs w:val="22"/>
        </w:rPr>
      </w:pPr>
      <w:r w:rsidRPr="00C35272">
        <w:rPr>
          <w:rFonts w:ascii="Arial" w:hAnsi="Arial" w:cs="Arial"/>
          <w:b/>
          <w:bCs/>
          <w:sz w:val="22"/>
          <w:szCs w:val="22"/>
        </w:rPr>
        <w:t>Media Guidelines:</w:t>
      </w:r>
      <w:r w:rsidRPr="00C35272">
        <w:rPr>
          <w:rFonts w:ascii="Arial" w:hAnsi="Arial" w:cs="Arial"/>
          <w:sz w:val="22"/>
          <w:szCs w:val="22"/>
        </w:rPr>
        <w:t xml:space="preserve"> TikTok’s guidelines for interaction with media and social media, as updated from time to time.</w:t>
      </w:r>
    </w:p>
    <w:p w14:paraId="20BEF725" w14:textId="0CEF7673" w:rsidR="003312A3" w:rsidRPr="00C35272" w:rsidRDefault="006515CA" w:rsidP="00C35272">
      <w:pPr>
        <w:pStyle w:val="Compact"/>
        <w:numPr>
          <w:ilvl w:val="0"/>
          <w:numId w:val="2"/>
        </w:numPr>
        <w:jc w:val="both"/>
        <w:rPr>
          <w:rFonts w:ascii="Arial" w:hAnsi="Arial" w:cs="Arial"/>
          <w:sz w:val="22"/>
          <w:szCs w:val="22"/>
        </w:rPr>
      </w:pPr>
      <w:r w:rsidRPr="00C35272">
        <w:rPr>
          <w:rFonts w:ascii="Arial" w:hAnsi="Arial" w:cs="Arial"/>
          <w:b/>
          <w:bCs/>
          <w:sz w:val="22"/>
          <w:szCs w:val="22"/>
        </w:rPr>
        <w:t>Program:</w:t>
      </w:r>
      <w:r w:rsidRPr="00C35272">
        <w:rPr>
          <w:rFonts w:ascii="Arial" w:hAnsi="Arial" w:cs="Arial"/>
          <w:sz w:val="22"/>
          <w:szCs w:val="22"/>
        </w:rPr>
        <w:t xml:space="preserve"> the program provisionally entitled “</w:t>
      </w:r>
      <w:r w:rsidR="00E20133">
        <w:rPr>
          <w:rFonts w:ascii="Arial" w:hAnsi="Arial" w:cs="Arial"/>
          <w:sz w:val="22"/>
          <w:szCs w:val="22"/>
        </w:rPr>
        <w:t>LIVE Chat with Mel Robbins</w:t>
      </w:r>
      <w:r w:rsidRPr="00C35272">
        <w:rPr>
          <w:rFonts w:ascii="Arial" w:hAnsi="Arial" w:cs="Arial"/>
          <w:sz w:val="22"/>
          <w:szCs w:val="22"/>
        </w:rPr>
        <w:t>”.</w:t>
      </w:r>
    </w:p>
    <w:p w14:paraId="591C0CF3" w14:textId="64D6AE29" w:rsidR="003312A3" w:rsidRPr="00C35272" w:rsidRDefault="006515CA" w:rsidP="00C35272">
      <w:pPr>
        <w:pStyle w:val="Compact"/>
        <w:numPr>
          <w:ilvl w:val="0"/>
          <w:numId w:val="2"/>
        </w:numPr>
        <w:jc w:val="both"/>
        <w:rPr>
          <w:rFonts w:ascii="Arial" w:hAnsi="Arial" w:cs="Arial"/>
          <w:sz w:val="22"/>
          <w:szCs w:val="22"/>
        </w:rPr>
      </w:pPr>
      <w:r w:rsidRPr="00C35272">
        <w:rPr>
          <w:rFonts w:ascii="Arial" w:hAnsi="Arial" w:cs="Arial"/>
          <w:b/>
          <w:bCs/>
          <w:sz w:val="22"/>
          <w:szCs w:val="22"/>
        </w:rPr>
        <w:t>Term:</w:t>
      </w:r>
      <w:r w:rsidRPr="00C35272">
        <w:rPr>
          <w:rFonts w:ascii="Arial" w:hAnsi="Arial" w:cs="Arial"/>
          <w:sz w:val="22"/>
          <w:szCs w:val="22"/>
        </w:rPr>
        <w:t xml:space="preserve"> as defined in Section </w:t>
      </w:r>
      <w:r w:rsidR="00E20133">
        <w:rPr>
          <w:rFonts w:ascii="Arial" w:hAnsi="Arial" w:cs="Arial"/>
          <w:sz w:val="22"/>
          <w:szCs w:val="22"/>
        </w:rPr>
        <w:t>4</w:t>
      </w:r>
      <w:r w:rsidRPr="00C35272">
        <w:rPr>
          <w:rFonts w:ascii="Arial" w:hAnsi="Arial" w:cs="Arial"/>
          <w:sz w:val="22"/>
          <w:szCs w:val="22"/>
        </w:rPr>
        <w:t>.</w:t>
      </w:r>
    </w:p>
    <w:p w14:paraId="04232E9D" w14:textId="0DDECA1D" w:rsidR="00CA28DB" w:rsidRPr="00C35272" w:rsidRDefault="006515CA" w:rsidP="00C35272">
      <w:pPr>
        <w:pStyle w:val="FirstParagraph"/>
        <w:jc w:val="both"/>
        <w:rPr>
          <w:rFonts w:ascii="Arial" w:hAnsi="Arial" w:cs="Arial"/>
          <w:sz w:val="22"/>
          <w:szCs w:val="22"/>
        </w:rPr>
      </w:pPr>
      <w:r w:rsidRPr="00C35272">
        <w:rPr>
          <w:rFonts w:ascii="Arial" w:hAnsi="Arial" w:cs="Arial"/>
          <w:sz w:val="22"/>
          <w:szCs w:val="22"/>
        </w:rPr>
        <w:t>Headings are for convenience only and do not affect interpretation. Singular includes plural, one gender includes all genders, and “writing” includes email. References to law include amendments or successor legislation.</w:t>
      </w:r>
    </w:p>
    <w:p w14:paraId="6E88F0E2" w14:textId="29E5844E" w:rsidR="00CA28DB" w:rsidRPr="00C35272" w:rsidRDefault="00CA28DB" w:rsidP="00C35272">
      <w:pPr>
        <w:pStyle w:val="BodyText"/>
        <w:jc w:val="both"/>
        <w:rPr>
          <w:rFonts w:ascii="Arial" w:hAnsi="Arial" w:cs="Arial"/>
          <w:sz w:val="22"/>
          <w:szCs w:val="22"/>
        </w:rPr>
      </w:pPr>
      <w:r w:rsidRPr="00C35272">
        <w:rPr>
          <w:rFonts w:ascii="Arial" w:hAnsi="Arial" w:cs="Arial"/>
          <w:sz w:val="22"/>
          <w:szCs w:val="22"/>
        </w:rPr>
        <w:t xml:space="preserve">It is agreed as </w:t>
      </w:r>
      <w:proofErr w:type="gramStart"/>
      <w:r w:rsidRPr="00C35272">
        <w:rPr>
          <w:rFonts w:ascii="Arial" w:hAnsi="Arial" w:cs="Arial"/>
          <w:sz w:val="22"/>
          <w:szCs w:val="22"/>
        </w:rPr>
        <w:t>follows;</w:t>
      </w:r>
      <w:proofErr w:type="gramEnd"/>
    </w:p>
    <w:p w14:paraId="6B80559D"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3568EFCA">
          <v:rect id="_x0000_i1027" alt="" style="width:451.3pt;height:.05pt;mso-width-percent:0;mso-height-percent:0;mso-width-percent:0;mso-height-percent:0" o:hralign="center" o:hrstd="t" o:hr="t"/>
        </w:pict>
      </w:r>
    </w:p>
    <w:p w14:paraId="356148B2" w14:textId="77777777" w:rsidR="003312A3" w:rsidRPr="00C35272" w:rsidRDefault="006515CA" w:rsidP="00C35272">
      <w:pPr>
        <w:pStyle w:val="Heading2"/>
        <w:jc w:val="both"/>
        <w:rPr>
          <w:rFonts w:ascii="Arial" w:hAnsi="Arial" w:cs="Arial"/>
          <w:b/>
          <w:bCs/>
          <w:color w:val="auto"/>
          <w:sz w:val="28"/>
          <w:szCs w:val="28"/>
        </w:rPr>
      </w:pPr>
      <w:bookmarkStart w:id="12" w:name="engagement"/>
      <w:bookmarkEnd w:id="11"/>
      <w:r w:rsidRPr="00C35272">
        <w:rPr>
          <w:rFonts w:ascii="Arial" w:hAnsi="Arial" w:cs="Arial"/>
          <w:b/>
          <w:bCs/>
          <w:color w:val="auto"/>
          <w:sz w:val="28"/>
          <w:szCs w:val="28"/>
        </w:rPr>
        <w:t>3. Engagement</w:t>
      </w:r>
    </w:p>
    <w:p w14:paraId="702E9447" w14:textId="186C2943"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 xml:space="preserve">We engage you, and you agree to supply your services as principal </w:t>
      </w:r>
      <w:r w:rsidRPr="00C35272">
        <w:rPr>
          <w:rFonts w:ascii="Arial" w:hAnsi="Arial" w:cs="Arial"/>
          <w:b/>
          <w:bCs/>
          <w:sz w:val="22"/>
          <w:szCs w:val="22"/>
        </w:rPr>
        <w:t>Host</w:t>
      </w:r>
      <w:r w:rsidRPr="00C35272">
        <w:rPr>
          <w:rFonts w:ascii="Arial" w:hAnsi="Arial" w:cs="Arial"/>
          <w:sz w:val="22"/>
          <w:szCs w:val="22"/>
        </w:rPr>
        <w:t xml:space="preserve"> of the </w:t>
      </w:r>
      <w:r w:rsidRPr="00C35272">
        <w:rPr>
          <w:rFonts w:ascii="Arial" w:hAnsi="Arial" w:cs="Arial"/>
          <w:b/>
          <w:bCs/>
          <w:sz w:val="22"/>
          <w:szCs w:val="22"/>
        </w:rPr>
        <w:t>TikTok LIVE show</w:t>
      </w:r>
      <w:r w:rsidRPr="00C35272">
        <w:rPr>
          <w:rFonts w:ascii="Arial" w:hAnsi="Arial" w:cs="Arial"/>
          <w:sz w:val="22"/>
          <w:szCs w:val="22"/>
        </w:rPr>
        <w:t xml:space="preserve"> provisionally entitled “</w:t>
      </w:r>
      <w:r w:rsidR="006815AD">
        <w:rPr>
          <w:rFonts w:ascii="Arial" w:hAnsi="Arial" w:cs="Arial"/>
          <w:sz w:val="22"/>
          <w:szCs w:val="22"/>
        </w:rPr>
        <w:t>LIVE Chat with Mel Robbins</w:t>
      </w:r>
      <w:r w:rsidRPr="00C35272">
        <w:rPr>
          <w:rFonts w:ascii="Arial" w:hAnsi="Arial" w:cs="Arial"/>
          <w:sz w:val="22"/>
          <w:szCs w:val="22"/>
        </w:rPr>
        <w:t>” (the “Program”) in accordance with this Agreement.</w:t>
      </w:r>
    </w:p>
    <w:p w14:paraId="45FB49CD" w14:textId="77777777" w:rsidR="003312A3" w:rsidRPr="00C35272" w:rsidRDefault="00000000" w:rsidP="00C35272">
      <w:pPr>
        <w:jc w:val="both"/>
        <w:rPr>
          <w:rFonts w:ascii="Arial" w:hAnsi="Arial" w:cs="Arial"/>
          <w:sz w:val="22"/>
          <w:szCs w:val="22"/>
        </w:rPr>
      </w:pPr>
      <w:r>
        <w:rPr>
          <w:rFonts w:ascii="Arial" w:hAnsi="Arial" w:cs="Arial"/>
          <w:noProof/>
          <w:sz w:val="22"/>
          <w:szCs w:val="22"/>
        </w:rPr>
        <w:lastRenderedPageBreak/>
        <w:pict w14:anchorId="198C423E">
          <v:rect id="_x0000_i1028" alt="" style="width:451.3pt;height:.05pt;mso-width-percent:0;mso-height-percent:0;mso-width-percent:0;mso-height-percent:0" o:hralign="center" o:hrstd="t" o:hr="t"/>
        </w:pict>
      </w:r>
    </w:p>
    <w:p w14:paraId="544B076D" w14:textId="77777777" w:rsidR="003312A3" w:rsidRPr="00C35272" w:rsidRDefault="006515CA" w:rsidP="00C35272">
      <w:pPr>
        <w:pStyle w:val="Heading2"/>
        <w:jc w:val="both"/>
        <w:rPr>
          <w:rFonts w:ascii="Arial" w:hAnsi="Arial" w:cs="Arial"/>
          <w:b/>
          <w:bCs/>
          <w:color w:val="auto"/>
          <w:sz w:val="28"/>
          <w:szCs w:val="28"/>
        </w:rPr>
      </w:pPr>
      <w:bookmarkStart w:id="13" w:name="term-and-live-show-details"/>
      <w:bookmarkEnd w:id="12"/>
      <w:r w:rsidRPr="00C35272">
        <w:rPr>
          <w:rFonts w:ascii="Arial" w:hAnsi="Arial" w:cs="Arial"/>
          <w:b/>
          <w:bCs/>
          <w:color w:val="auto"/>
          <w:sz w:val="28"/>
          <w:szCs w:val="28"/>
        </w:rPr>
        <w:t>4. Term and LIVE Show Details</w:t>
      </w:r>
    </w:p>
    <w:p w14:paraId="5D68C526" w14:textId="43697CAA"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Your non-exclusive services as Host are engaged for the duration of the Program</w:t>
      </w:r>
      <w:r w:rsidR="00CA28DB" w:rsidRPr="00C35272">
        <w:rPr>
          <w:rFonts w:ascii="Arial" w:hAnsi="Arial" w:cs="Arial"/>
          <w:sz w:val="22"/>
          <w:szCs w:val="22"/>
        </w:rPr>
        <w:t xml:space="preserve"> </w:t>
      </w:r>
      <w:proofErr w:type="gramStart"/>
      <w:r w:rsidR="00CA28DB" w:rsidRPr="00C35272">
        <w:rPr>
          <w:rFonts w:ascii="Arial" w:hAnsi="Arial" w:cs="Arial"/>
          <w:sz w:val="22"/>
          <w:szCs w:val="22"/>
        </w:rPr>
        <w:t>production  (</w:t>
      </w:r>
      <w:proofErr w:type="gramEnd"/>
      <w:r w:rsidR="00CA28DB" w:rsidRPr="00C35272">
        <w:rPr>
          <w:rFonts w:ascii="Arial" w:hAnsi="Arial" w:cs="Arial"/>
          <w:sz w:val="22"/>
          <w:szCs w:val="22"/>
        </w:rPr>
        <w:t>exclusively for the live record)</w:t>
      </w:r>
      <w:r w:rsidRPr="00C35272">
        <w:rPr>
          <w:rFonts w:ascii="Arial" w:hAnsi="Arial" w:cs="Arial"/>
          <w:sz w:val="22"/>
          <w:szCs w:val="22"/>
        </w:rPr>
        <w:t>, including preparation, filming, post-production, promotional activities, and related services as reasonably requested by the Producer</w:t>
      </w:r>
      <w:r w:rsidR="00CA28DB" w:rsidRPr="00C35272">
        <w:rPr>
          <w:rFonts w:ascii="Arial" w:hAnsi="Arial" w:cs="Arial"/>
          <w:sz w:val="22"/>
          <w:szCs w:val="22"/>
        </w:rPr>
        <w:t xml:space="preserve"> (the Work)</w:t>
      </w:r>
      <w:r w:rsidRPr="00C35272">
        <w:rPr>
          <w:rFonts w:ascii="Arial" w:hAnsi="Arial" w:cs="Arial"/>
          <w:sz w:val="22"/>
          <w:szCs w:val="22"/>
        </w:rPr>
        <w:t>.</w:t>
      </w:r>
    </w:p>
    <w:p w14:paraId="0D536328" w14:textId="77777777" w:rsidR="00C35272" w:rsidRDefault="006515CA" w:rsidP="00C35272">
      <w:pPr>
        <w:pStyle w:val="BodyText"/>
        <w:jc w:val="both"/>
        <w:rPr>
          <w:rFonts w:ascii="Arial" w:hAnsi="Arial" w:cs="Arial"/>
          <w:sz w:val="22"/>
          <w:szCs w:val="22"/>
        </w:rPr>
      </w:pPr>
      <w:commentRangeStart w:id="14"/>
      <w:r w:rsidRPr="00C35272">
        <w:rPr>
          <w:rFonts w:ascii="Arial" w:hAnsi="Arial" w:cs="Arial"/>
          <w:b/>
          <w:bCs/>
          <w:sz w:val="22"/>
          <w:szCs w:val="22"/>
        </w:rPr>
        <w:t>LIVE Show Details</w:t>
      </w:r>
      <w:commentRangeEnd w:id="14"/>
      <w:r w:rsidR="00571189">
        <w:rPr>
          <w:rStyle w:val="CommentReference"/>
        </w:rPr>
        <w:commentReference w:id="14"/>
      </w:r>
      <w:r w:rsidRPr="00C35272">
        <w:rPr>
          <w:rFonts w:ascii="Arial" w:hAnsi="Arial" w:cs="Arial"/>
          <w:b/>
          <w:bCs/>
          <w:sz w:val="22"/>
          <w:szCs w:val="22"/>
        </w:rPr>
        <w:t>:</w:t>
      </w:r>
      <w:r w:rsidRPr="00C35272">
        <w:rPr>
          <w:rFonts w:ascii="Arial" w:hAnsi="Arial" w:cs="Arial"/>
          <w:sz w:val="22"/>
          <w:szCs w:val="22"/>
        </w:rPr>
        <w:t xml:space="preserve"> </w:t>
      </w:r>
    </w:p>
    <w:p w14:paraId="3B245145" w14:textId="59DA1708" w:rsidR="006815AD" w:rsidRPr="00F34868" w:rsidRDefault="006515CA" w:rsidP="00C35272">
      <w:pPr>
        <w:pStyle w:val="BodyText"/>
        <w:jc w:val="both"/>
        <w:rPr>
          <w:rFonts w:ascii="Arial" w:hAnsi="Arial" w:cs="Arial"/>
          <w:sz w:val="22"/>
          <w:szCs w:val="22"/>
        </w:rPr>
      </w:pPr>
      <w:r w:rsidRPr="00C35272">
        <w:rPr>
          <w:rFonts w:ascii="Arial" w:hAnsi="Arial" w:cs="Arial"/>
          <w:sz w:val="22"/>
          <w:szCs w:val="22"/>
        </w:rPr>
        <w:t xml:space="preserve">- </w:t>
      </w:r>
      <w:r w:rsidR="006815AD" w:rsidRPr="006815AD">
        <w:rPr>
          <w:rFonts w:ascii="Arial" w:hAnsi="Arial" w:cs="Arial"/>
          <w:b/>
          <w:bCs/>
          <w:sz w:val="22"/>
          <w:szCs w:val="22"/>
        </w:rPr>
        <w:t>Event name</w:t>
      </w:r>
      <w:r w:rsidR="006815AD">
        <w:rPr>
          <w:rFonts w:ascii="Arial" w:hAnsi="Arial" w:cs="Arial"/>
          <w:sz w:val="22"/>
          <w:szCs w:val="22"/>
        </w:rPr>
        <w:t>: LIVE Chat w</w:t>
      </w:r>
      <w:r w:rsidR="006815AD" w:rsidRPr="00F34868">
        <w:rPr>
          <w:rFonts w:ascii="Arial" w:hAnsi="Arial" w:cs="Arial"/>
          <w:sz w:val="22"/>
          <w:szCs w:val="22"/>
        </w:rPr>
        <w:t>ith Mel Robbins</w:t>
      </w:r>
    </w:p>
    <w:p w14:paraId="1CE46B9B" w14:textId="1303D3D6" w:rsidR="00C35272" w:rsidRDefault="006815AD" w:rsidP="00C35272">
      <w:pPr>
        <w:pStyle w:val="BodyText"/>
        <w:jc w:val="both"/>
        <w:rPr>
          <w:rFonts w:ascii="Arial" w:hAnsi="Arial" w:cs="Arial"/>
          <w:sz w:val="22"/>
          <w:szCs w:val="22"/>
        </w:rPr>
      </w:pPr>
      <w:r w:rsidRPr="00F34868">
        <w:rPr>
          <w:rFonts w:ascii="Arial" w:hAnsi="Arial" w:cs="Arial"/>
          <w:sz w:val="22"/>
          <w:szCs w:val="22"/>
        </w:rPr>
        <w:t xml:space="preserve">- </w:t>
      </w:r>
      <w:r w:rsidR="006515CA" w:rsidRPr="00F34868">
        <w:rPr>
          <w:rFonts w:ascii="Arial" w:hAnsi="Arial" w:cs="Arial"/>
          <w:b/>
          <w:bCs/>
          <w:sz w:val="22"/>
          <w:szCs w:val="22"/>
        </w:rPr>
        <w:t>Date:</w:t>
      </w:r>
      <w:r w:rsidR="006515CA" w:rsidRPr="00F34868">
        <w:rPr>
          <w:rFonts w:ascii="Arial" w:hAnsi="Arial" w:cs="Arial"/>
          <w:sz w:val="22"/>
          <w:szCs w:val="22"/>
        </w:rPr>
        <w:t xml:space="preserve"> 13th December 2025</w:t>
      </w:r>
      <w:r w:rsidR="006515CA" w:rsidRPr="00C35272">
        <w:rPr>
          <w:rFonts w:ascii="Arial" w:hAnsi="Arial" w:cs="Arial"/>
          <w:sz w:val="22"/>
          <w:szCs w:val="22"/>
        </w:rPr>
        <w:t xml:space="preserve"> </w:t>
      </w:r>
    </w:p>
    <w:p w14:paraId="7504BDF2" w14:textId="0B83BF21" w:rsidR="00C35272" w:rsidRDefault="006515CA" w:rsidP="00C35272">
      <w:pPr>
        <w:pStyle w:val="BodyText"/>
        <w:jc w:val="both"/>
        <w:rPr>
          <w:rFonts w:ascii="Arial" w:hAnsi="Arial" w:cs="Arial"/>
          <w:sz w:val="22"/>
          <w:szCs w:val="22"/>
        </w:rPr>
      </w:pPr>
      <w:r w:rsidRPr="00C35272">
        <w:rPr>
          <w:rFonts w:ascii="Arial" w:hAnsi="Arial" w:cs="Arial"/>
          <w:sz w:val="22"/>
          <w:szCs w:val="22"/>
        </w:rPr>
        <w:t xml:space="preserve">- </w:t>
      </w:r>
      <w:r w:rsidRPr="00C35272">
        <w:rPr>
          <w:rFonts w:ascii="Arial" w:hAnsi="Arial" w:cs="Arial"/>
          <w:b/>
          <w:bCs/>
          <w:sz w:val="22"/>
          <w:szCs w:val="22"/>
        </w:rPr>
        <w:t>Location:</w:t>
      </w:r>
      <w:r w:rsidRPr="00C35272">
        <w:rPr>
          <w:rFonts w:ascii="Arial" w:hAnsi="Arial" w:cs="Arial"/>
          <w:sz w:val="22"/>
          <w:szCs w:val="22"/>
        </w:rPr>
        <w:t xml:space="preserve"> TikTok office, New York </w:t>
      </w:r>
      <w:r w:rsidR="006815AD">
        <w:rPr>
          <w:rFonts w:ascii="Arial" w:hAnsi="Arial" w:cs="Arial"/>
          <w:sz w:val="22"/>
          <w:szCs w:val="22"/>
        </w:rPr>
        <w:t>(</w:t>
      </w:r>
      <w:r w:rsidR="006815AD" w:rsidRPr="006815AD">
        <w:rPr>
          <w:rFonts w:ascii="Arial" w:hAnsi="Arial" w:cs="Arial"/>
          <w:sz w:val="22"/>
          <w:szCs w:val="22"/>
        </w:rPr>
        <w:t>151 W42nd street, 57th Floor, New York, NY 10036</w:t>
      </w:r>
      <w:r w:rsidR="006815AD">
        <w:rPr>
          <w:rFonts w:ascii="Arial" w:hAnsi="Arial" w:cs="Arial"/>
          <w:sz w:val="22"/>
          <w:szCs w:val="22"/>
        </w:rPr>
        <w:t>)</w:t>
      </w:r>
    </w:p>
    <w:p w14:paraId="30C5CB14" w14:textId="15971071" w:rsidR="00227454" w:rsidRDefault="00227454" w:rsidP="00C35272">
      <w:pPr>
        <w:pStyle w:val="BodyText"/>
        <w:jc w:val="both"/>
        <w:rPr>
          <w:rFonts w:ascii="Arial" w:hAnsi="Arial" w:cs="Arial"/>
          <w:sz w:val="22"/>
          <w:szCs w:val="22"/>
        </w:rPr>
      </w:pPr>
      <w:r>
        <w:rPr>
          <w:rFonts w:ascii="Arial" w:hAnsi="Arial" w:cs="Arial"/>
          <w:b/>
          <w:bCs/>
          <w:sz w:val="22"/>
          <w:szCs w:val="22"/>
        </w:rPr>
        <w:t xml:space="preserve">- </w:t>
      </w:r>
      <w:r w:rsidRPr="00227454">
        <w:rPr>
          <w:rFonts w:ascii="Arial" w:hAnsi="Arial" w:cs="Arial"/>
          <w:b/>
          <w:bCs/>
          <w:sz w:val="22"/>
          <w:szCs w:val="22"/>
        </w:rPr>
        <w:t>Rehearsal Schedule</w:t>
      </w:r>
      <w:r w:rsidRPr="00F34868">
        <w:rPr>
          <w:rFonts w:ascii="Arial" w:hAnsi="Arial" w:cs="Arial"/>
          <w:b/>
          <w:bCs/>
          <w:sz w:val="22"/>
          <w:szCs w:val="22"/>
        </w:rPr>
        <w:t>:</w:t>
      </w:r>
      <w:r w:rsidRPr="00F34868">
        <w:rPr>
          <w:rFonts w:ascii="Arial" w:hAnsi="Arial" w:cs="Arial"/>
          <w:sz w:val="22"/>
          <w:szCs w:val="22"/>
        </w:rPr>
        <w:t xml:space="preserve"> A remote rehearsal session will be conducted in early December, followed by an offsite run-through on the m</w:t>
      </w:r>
      <w:r w:rsidRPr="00227454">
        <w:rPr>
          <w:rFonts w:ascii="Arial" w:hAnsi="Arial" w:cs="Arial"/>
          <w:sz w:val="22"/>
          <w:szCs w:val="22"/>
        </w:rPr>
        <w:t>orning of 13th December 2025. The Host’s presence is required at the final rehearsal</w:t>
      </w:r>
      <w:ins w:id="15" w:author="John Buckley" w:date="2025-10-27T15:30:00Z" w16du:dateUtc="2025-10-27T22:30:00Z">
        <w:r w:rsidR="00F34868">
          <w:rPr>
            <w:rFonts w:ascii="Arial" w:hAnsi="Arial" w:cs="Arial"/>
            <w:sz w:val="22"/>
            <w:szCs w:val="22"/>
          </w:rPr>
          <w:t xml:space="preserve"> (Host or Host representative may attend the remote rehearsal)</w:t>
        </w:r>
      </w:ins>
      <w:r w:rsidRPr="00227454">
        <w:rPr>
          <w:rFonts w:ascii="Arial" w:hAnsi="Arial" w:cs="Arial"/>
          <w:sz w:val="22"/>
          <w:szCs w:val="22"/>
        </w:rPr>
        <w:t>, which will take place at the LIVE studio that afternoon.</w:t>
      </w:r>
    </w:p>
    <w:p w14:paraId="2DD511A5" w14:textId="2A1AC081" w:rsidR="00C35272" w:rsidRDefault="006515CA" w:rsidP="00C35272">
      <w:pPr>
        <w:pStyle w:val="BodyText"/>
        <w:jc w:val="both"/>
        <w:rPr>
          <w:rFonts w:ascii="Arial" w:hAnsi="Arial" w:cs="Arial"/>
          <w:sz w:val="22"/>
          <w:szCs w:val="22"/>
        </w:rPr>
      </w:pPr>
      <w:r w:rsidRPr="00C35272">
        <w:rPr>
          <w:rFonts w:ascii="Arial" w:hAnsi="Arial" w:cs="Arial"/>
          <w:sz w:val="22"/>
          <w:szCs w:val="22"/>
        </w:rPr>
        <w:t xml:space="preserve">- </w:t>
      </w:r>
      <w:r w:rsidRPr="00C35272">
        <w:rPr>
          <w:rFonts w:ascii="Arial" w:hAnsi="Arial" w:cs="Arial"/>
          <w:b/>
          <w:bCs/>
          <w:sz w:val="22"/>
          <w:szCs w:val="22"/>
        </w:rPr>
        <w:t>Host Requirements:</w:t>
      </w:r>
      <w:r w:rsidR="00227454" w:rsidRPr="00227454">
        <w:t xml:space="preserve"> </w:t>
      </w:r>
      <w:r w:rsidR="00227454" w:rsidRPr="00227454">
        <w:rPr>
          <w:rFonts w:ascii="Arial" w:hAnsi="Arial" w:cs="Arial"/>
          <w:sz w:val="22"/>
          <w:szCs w:val="22"/>
        </w:rPr>
        <w:t>Attend all rehearsals as detailed above and comply with all Producer instructions during the preparation phase.</w:t>
      </w:r>
      <w:r w:rsidRPr="00C35272">
        <w:rPr>
          <w:rFonts w:ascii="Arial" w:hAnsi="Arial" w:cs="Arial"/>
          <w:sz w:val="22"/>
          <w:szCs w:val="22"/>
        </w:rPr>
        <w:t xml:space="preserve"> </w:t>
      </w:r>
    </w:p>
    <w:p w14:paraId="176039DE" w14:textId="24C14B5E" w:rsidR="003312A3" w:rsidRPr="00C35272" w:rsidRDefault="006515CA" w:rsidP="00227454">
      <w:pPr>
        <w:pStyle w:val="BodyText"/>
        <w:jc w:val="both"/>
        <w:rPr>
          <w:rFonts w:ascii="Arial" w:hAnsi="Arial" w:cs="Arial"/>
          <w:sz w:val="22"/>
          <w:szCs w:val="22"/>
        </w:rPr>
      </w:pPr>
      <w:r w:rsidRPr="00C35272">
        <w:rPr>
          <w:rFonts w:ascii="Arial" w:hAnsi="Arial" w:cs="Arial"/>
          <w:sz w:val="22"/>
          <w:szCs w:val="22"/>
        </w:rPr>
        <w:t xml:space="preserve">- </w:t>
      </w:r>
      <w:r w:rsidRPr="00C35272">
        <w:rPr>
          <w:rFonts w:ascii="Arial" w:hAnsi="Arial" w:cs="Arial"/>
          <w:b/>
          <w:bCs/>
          <w:sz w:val="22"/>
          <w:szCs w:val="22"/>
        </w:rPr>
        <w:t>Promotional Requirements</w:t>
      </w:r>
      <w:r w:rsidR="00227454">
        <w:rPr>
          <w:rFonts w:ascii="Arial" w:hAnsi="Arial" w:cs="Arial"/>
          <w:b/>
          <w:bCs/>
          <w:sz w:val="22"/>
          <w:szCs w:val="22"/>
        </w:rPr>
        <w:t xml:space="preserve">: </w:t>
      </w:r>
      <w:r w:rsidR="00227454" w:rsidRPr="00227454">
        <w:rPr>
          <w:rFonts w:ascii="Arial" w:hAnsi="Arial" w:cs="Arial"/>
          <w:sz w:val="22"/>
          <w:szCs w:val="22"/>
        </w:rPr>
        <w:t xml:space="preserve">Provide </w:t>
      </w:r>
      <w:del w:id="16" w:author="John Buckley" w:date="2025-10-27T09:48:00Z" w16du:dateUtc="2025-10-27T16:48:00Z">
        <w:r w:rsidR="00227454" w:rsidRPr="00227454" w:rsidDel="005F5429">
          <w:rPr>
            <w:rFonts w:ascii="Arial" w:hAnsi="Arial" w:cs="Arial"/>
            <w:sz w:val="22"/>
            <w:szCs w:val="22"/>
          </w:rPr>
          <w:delText xml:space="preserve">two </w:delText>
        </w:r>
      </w:del>
      <w:ins w:id="17" w:author="John Buckley" w:date="2025-10-27T09:48:00Z" w16du:dateUtc="2025-10-27T16:48:00Z">
        <w:r w:rsidR="005F5429">
          <w:rPr>
            <w:rFonts w:ascii="Arial" w:hAnsi="Arial" w:cs="Arial"/>
            <w:sz w:val="22"/>
            <w:szCs w:val="22"/>
          </w:rPr>
          <w:t>one to three (1-3)</w:t>
        </w:r>
        <w:r w:rsidR="005F5429" w:rsidRPr="00227454">
          <w:rPr>
            <w:rFonts w:ascii="Arial" w:hAnsi="Arial" w:cs="Arial"/>
            <w:sz w:val="22"/>
            <w:szCs w:val="22"/>
          </w:rPr>
          <w:t xml:space="preserve"> </w:t>
        </w:r>
      </w:ins>
      <w:r w:rsidR="00227454" w:rsidRPr="00227454">
        <w:rPr>
          <w:rFonts w:ascii="Arial" w:hAnsi="Arial" w:cs="Arial"/>
          <w:sz w:val="22"/>
          <w:szCs w:val="22"/>
        </w:rPr>
        <w:t xml:space="preserve">photos and </w:t>
      </w:r>
      <w:del w:id="18" w:author="John Buckley" w:date="2025-10-27T09:48:00Z" w16du:dateUtc="2025-10-27T16:48:00Z">
        <w:r w:rsidR="00227454" w:rsidRPr="00227454" w:rsidDel="005F5429">
          <w:rPr>
            <w:rFonts w:ascii="Arial" w:hAnsi="Arial" w:cs="Arial"/>
            <w:sz w:val="22"/>
            <w:szCs w:val="22"/>
          </w:rPr>
          <w:delText xml:space="preserve">two </w:delText>
        </w:r>
      </w:del>
      <w:ins w:id="19" w:author="John Buckley" w:date="2025-10-27T09:48:00Z" w16du:dateUtc="2025-10-27T16:48:00Z">
        <w:r w:rsidR="005F5429">
          <w:rPr>
            <w:rFonts w:ascii="Arial" w:hAnsi="Arial" w:cs="Arial"/>
            <w:sz w:val="22"/>
            <w:szCs w:val="22"/>
          </w:rPr>
          <w:t>one</w:t>
        </w:r>
        <w:r w:rsidR="005F5429" w:rsidRPr="00227454">
          <w:rPr>
            <w:rFonts w:ascii="Arial" w:hAnsi="Arial" w:cs="Arial"/>
            <w:sz w:val="22"/>
            <w:szCs w:val="22"/>
          </w:rPr>
          <w:t xml:space="preserve"> </w:t>
        </w:r>
      </w:ins>
      <w:proofErr w:type="gramStart"/>
      <w:r w:rsidR="00227454" w:rsidRPr="00227454">
        <w:rPr>
          <w:rFonts w:ascii="Arial" w:hAnsi="Arial" w:cs="Arial"/>
          <w:sz w:val="22"/>
          <w:szCs w:val="22"/>
        </w:rPr>
        <w:t>videos</w:t>
      </w:r>
      <w:proofErr w:type="gramEnd"/>
      <w:r w:rsidR="00227454" w:rsidRPr="00227454">
        <w:rPr>
          <w:rFonts w:ascii="Arial" w:hAnsi="Arial" w:cs="Arial"/>
          <w:sz w:val="22"/>
          <w:szCs w:val="22"/>
        </w:rPr>
        <w:t xml:space="preserve"> for promotional purposes: </w:t>
      </w:r>
      <w:r w:rsidR="00227454">
        <w:rPr>
          <w:rFonts w:ascii="Arial" w:hAnsi="Arial" w:cs="Arial"/>
          <w:sz w:val="22"/>
          <w:szCs w:val="22"/>
        </w:rPr>
        <w:br/>
      </w:r>
      <w:r w:rsidR="00227454" w:rsidRPr="00227454">
        <w:rPr>
          <w:rFonts w:ascii="Arial" w:hAnsi="Arial" w:cs="Arial"/>
          <w:sz w:val="22"/>
          <w:szCs w:val="22"/>
        </w:rPr>
        <w:t xml:space="preserve">(1) one following the Producer’s script, </w:t>
      </w:r>
      <w:del w:id="20" w:author="John Buckley" w:date="2025-10-27T09:49:00Z" w16du:dateUtc="2025-10-27T16:49:00Z">
        <w:r w:rsidR="00227454" w:rsidRPr="00227454" w:rsidDel="005F5429">
          <w:rPr>
            <w:rFonts w:ascii="Arial" w:hAnsi="Arial" w:cs="Arial"/>
            <w:sz w:val="22"/>
            <w:szCs w:val="22"/>
          </w:rPr>
          <w:delText xml:space="preserve">and (2) one </w:delText>
        </w:r>
      </w:del>
      <w:r w:rsidR="00227454" w:rsidRPr="00227454">
        <w:rPr>
          <w:rFonts w:ascii="Arial" w:hAnsi="Arial" w:cs="Arial"/>
          <w:sz w:val="22"/>
          <w:szCs w:val="22"/>
        </w:rPr>
        <w:t>allowing TikTok’s social team posting access through the Host’s account. All photography must meet the specifications provided by the Producer and TikTok, and all video materials must be recorded and delivered in 4K resolution. The completed photo and video materials must be submitted within five (5) working days of receiving TikTok’s provided script.</w:t>
      </w:r>
    </w:p>
    <w:p w14:paraId="6198C52D" w14:textId="4821AE87" w:rsidR="003312A3" w:rsidRPr="00C35272" w:rsidRDefault="006515CA" w:rsidP="00C35272">
      <w:pPr>
        <w:pStyle w:val="BodyText"/>
        <w:jc w:val="both"/>
        <w:rPr>
          <w:rFonts w:ascii="Arial" w:hAnsi="Arial" w:cs="Arial"/>
          <w:sz w:val="22"/>
          <w:szCs w:val="22"/>
        </w:rPr>
      </w:pPr>
      <w:r w:rsidRPr="00C35272">
        <w:rPr>
          <w:rFonts w:ascii="Arial" w:hAnsi="Arial" w:cs="Arial"/>
          <w:sz w:val="22"/>
          <w:szCs w:val="22"/>
        </w:rPr>
        <w:t>All event materials and TikTok videos produced in connection with the Program</w:t>
      </w:r>
      <w:r w:rsidR="00CA28DB" w:rsidRPr="00C35272">
        <w:rPr>
          <w:rFonts w:ascii="Arial" w:hAnsi="Arial" w:cs="Arial"/>
          <w:sz w:val="22"/>
          <w:szCs w:val="22"/>
        </w:rPr>
        <w:t xml:space="preserve"> and the Program</w:t>
      </w:r>
      <w:r w:rsidRPr="00C35272">
        <w:rPr>
          <w:rFonts w:ascii="Arial" w:hAnsi="Arial" w:cs="Arial"/>
          <w:sz w:val="22"/>
          <w:szCs w:val="22"/>
        </w:rPr>
        <w:t xml:space="preserve"> may be used by the Producer and </w:t>
      </w:r>
      <w:r w:rsidRPr="00F34868">
        <w:rPr>
          <w:rFonts w:ascii="Arial" w:hAnsi="Arial" w:cs="Arial"/>
          <w:sz w:val="22"/>
          <w:szCs w:val="22"/>
        </w:rPr>
        <w:t>TikTok for a period of</w:t>
      </w:r>
      <w:del w:id="21" w:author="John Buckley" w:date="2025-10-27T15:31:00Z" w16du:dateUtc="2025-10-27T22:31:00Z">
        <w:r w:rsidRPr="00F34868" w:rsidDel="00F34868">
          <w:rPr>
            <w:rFonts w:ascii="Arial" w:hAnsi="Arial" w:cs="Arial"/>
            <w:sz w:val="22"/>
            <w:szCs w:val="22"/>
          </w:rPr>
          <w:delText xml:space="preserve"> </w:delText>
        </w:r>
        <w:commentRangeStart w:id="22"/>
        <w:r w:rsidRPr="00F34868" w:rsidDel="00F34868">
          <w:rPr>
            <w:rFonts w:ascii="Arial" w:hAnsi="Arial" w:cs="Arial"/>
            <w:b/>
            <w:bCs/>
            <w:sz w:val="22"/>
            <w:szCs w:val="22"/>
          </w:rPr>
          <w:delText>at least 17 months from 24th</w:delText>
        </w:r>
        <w:r w:rsidRPr="00C35272" w:rsidDel="00F34868">
          <w:rPr>
            <w:rFonts w:ascii="Arial" w:hAnsi="Arial" w:cs="Arial"/>
            <w:b/>
            <w:bCs/>
            <w:sz w:val="22"/>
            <w:szCs w:val="22"/>
          </w:rPr>
          <w:delText xml:space="preserve"> November 2025</w:delText>
        </w:r>
      </w:del>
      <w:commentRangeEnd w:id="22"/>
      <w:r w:rsidR="00F34868">
        <w:rPr>
          <w:rStyle w:val="CommentReference"/>
        </w:rPr>
        <w:commentReference w:id="22"/>
      </w:r>
      <w:r w:rsidRPr="00C35272">
        <w:rPr>
          <w:rFonts w:ascii="Arial" w:hAnsi="Arial" w:cs="Arial"/>
          <w:sz w:val="22"/>
          <w:szCs w:val="22"/>
        </w:rPr>
        <w:t>.</w:t>
      </w:r>
    </w:p>
    <w:p w14:paraId="3CD12CC9"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12C28534">
          <v:rect id="_x0000_i1029" alt="" style="width:451.3pt;height:.05pt;mso-width-percent:0;mso-height-percent:0;mso-width-percent:0;mso-height-percent:0" o:hralign="center" o:hrstd="t" o:hr="t"/>
        </w:pict>
      </w:r>
    </w:p>
    <w:p w14:paraId="3FAFE1E7" w14:textId="77777777" w:rsidR="003312A3" w:rsidRPr="00C35272" w:rsidRDefault="006515CA" w:rsidP="00C35272">
      <w:pPr>
        <w:pStyle w:val="Heading2"/>
        <w:jc w:val="both"/>
        <w:rPr>
          <w:rFonts w:ascii="Arial" w:hAnsi="Arial" w:cs="Arial"/>
          <w:b/>
          <w:bCs/>
          <w:color w:val="auto"/>
          <w:sz w:val="28"/>
          <w:szCs w:val="28"/>
        </w:rPr>
      </w:pPr>
      <w:bookmarkStart w:id="23" w:name="host-obligations"/>
      <w:bookmarkEnd w:id="13"/>
      <w:r w:rsidRPr="00C35272">
        <w:rPr>
          <w:rFonts w:ascii="Arial" w:hAnsi="Arial" w:cs="Arial"/>
          <w:b/>
          <w:bCs/>
          <w:color w:val="auto"/>
          <w:sz w:val="28"/>
          <w:szCs w:val="28"/>
        </w:rPr>
        <w:t>5. Host Obligations</w:t>
      </w:r>
    </w:p>
    <w:p w14:paraId="597A2E50" w14:textId="77777777"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You agree to:</w:t>
      </w:r>
    </w:p>
    <w:p w14:paraId="3F4F9345" w14:textId="77777777" w:rsidR="003312A3" w:rsidRPr="00C35272" w:rsidRDefault="006515CA" w:rsidP="00C35272">
      <w:pPr>
        <w:pStyle w:val="Compact"/>
        <w:numPr>
          <w:ilvl w:val="0"/>
          <w:numId w:val="3"/>
        </w:numPr>
        <w:jc w:val="both"/>
        <w:rPr>
          <w:rFonts w:ascii="Arial" w:hAnsi="Arial" w:cs="Arial"/>
          <w:sz w:val="22"/>
          <w:szCs w:val="22"/>
        </w:rPr>
      </w:pPr>
      <w:r w:rsidRPr="00C35272">
        <w:rPr>
          <w:rFonts w:ascii="Arial" w:hAnsi="Arial" w:cs="Arial"/>
          <w:sz w:val="22"/>
          <w:szCs w:val="22"/>
        </w:rPr>
        <w:t>Provide services as a first-class Host.</w:t>
      </w:r>
    </w:p>
    <w:p w14:paraId="6AD1A098" w14:textId="77777777" w:rsidR="003312A3" w:rsidRPr="00C35272" w:rsidRDefault="006515CA" w:rsidP="00C35272">
      <w:pPr>
        <w:pStyle w:val="Compact"/>
        <w:numPr>
          <w:ilvl w:val="0"/>
          <w:numId w:val="3"/>
        </w:numPr>
        <w:jc w:val="both"/>
        <w:rPr>
          <w:rFonts w:ascii="Arial" w:hAnsi="Arial" w:cs="Arial"/>
          <w:sz w:val="22"/>
          <w:szCs w:val="22"/>
        </w:rPr>
      </w:pPr>
      <w:r w:rsidRPr="00C35272">
        <w:rPr>
          <w:rFonts w:ascii="Arial" w:hAnsi="Arial" w:cs="Arial"/>
          <w:sz w:val="22"/>
          <w:szCs w:val="22"/>
        </w:rPr>
        <w:t>Cooperate with our representatives and any assigned personnel.</w:t>
      </w:r>
    </w:p>
    <w:p w14:paraId="070AE1F5" w14:textId="77777777" w:rsidR="003312A3" w:rsidRPr="00C35272" w:rsidRDefault="006515CA" w:rsidP="00C35272">
      <w:pPr>
        <w:pStyle w:val="Compact"/>
        <w:numPr>
          <w:ilvl w:val="0"/>
          <w:numId w:val="3"/>
        </w:numPr>
        <w:jc w:val="both"/>
        <w:rPr>
          <w:rFonts w:ascii="Arial" w:hAnsi="Arial" w:cs="Arial"/>
          <w:sz w:val="22"/>
          <w:szCs w:val="22"/>
        </w:rPr>
      </w:pPr>
      <w:r w:rsidRPr="00C35272">
        <w:rPr>
          <w:rFonts w:ascii="Arial" w:hAnsi="Arial" w:cs="Arial"/>
          <w:sz w:val="22"/>
          <w:szCs w:val="22"/>
        </w:rPr>
        <w:t>Comply with all rules and regulations at filming locations and U.S. broadcasting standards.</w:t>
      </w:r>
    </w:p>
    <w:p w14:paraId="478B1559" w14:textId="77777777" w:rsidR="003312A3" w:rsidRPr="00C35272" w:rsidRDefault="006515CA" w:rsidP="00C35272">
      <w:pPr>
        <w:pStyle w:val="Compact"/>
        <w:numPr>
          <w:ilvl w:val="0"/>
          <w:numId w:val="3"/>
        </w:numPr>
        <w:jc w:val="both"/>
        <w:rPr>
          <w:rFonts w:ascii="Arial" w:hAnsi="Arial" w:cs="Arial"/>
          <w:sz w:val="22"/>
          <w:szCs w:val="22"/>
        </w:rPr>
      </w:pPr>
      <w:r w:rsidRPr="00C35272">
        <w:rPr>
          <w:rFonts w:ascii="Arial" w:hAnsi="Arial" w:cs="Arial"/>
          <w:sz w:val="22"/>
          <w:szCs w:val="22"/>
        </w:rPr>
        <w:t>Avoid conduct that could bring the Program, TikTok, or Producer into disrepute.</w:t>
      </w:r>
    </w:p>
    <w:p w14:paraId="3DBECAA7" w14:textId="77777777" w:rsidR="003312A3" w:rsidRPr="00C35272" w:rsidRDefault="006515CA" w:rsidP="00C35272">
      <w:pPr>
        <w:pStyle w:val="Compact"/>
        <w:numPr>
          <w:ilvl w:val="0"/>
          <w:numId w:val="3"/>
        </w:numPr>
        <w:jc w:val="both"/>
        <w:rPr>
          <w:rFonts w:ascii="Arial" w:hAnsi="Arial" w:cs="Arial"/>
          <w:sz w:val="22"/>
          <w:szCs w:val="22"/>
        </w:rPr>
      </w:pPr>
      <w:r w:rsidRPr="00C35272">
        <w:rPr>
          <w:rFonts w:ascii="Arial" w:hAnsi="Arial" w:cs="Arial"/>
          <w:sz w:val="22"/>
          <w:szCs w:val="22"/>
        </w:rPr>
        <w:t>Keep us informed of contact information and promptly report criminal prosecutions or changes in commercial relationships.</w:t>
      </w:r>
    </w:p>
    <w:p w14:paraId="5B7141E8"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122B6CC9">
          <v:rect id="_x0000_i1030" alt="" style="width:451.3pt;height:.05pt;mso-width-percent:0;mso-height-percent:0;mso-width-percent:0;mso-height-percent:0" o:hralign="center" o:hrstd="t" o:hr="t"/>
        </w:pict>
      </w:r>
    </w:p>
    <w:p w14:paraId="22FA47EF" w14:textId="77777777" w:rsidR="003312A3" w:rsidRPr="00C35272" w:rsidRDefault="006515CA" w:rsidP="00C35272">
      <w:pPr>
        <w:pStyle w:val="Heading2"/>
        <w:jc w:val="both"/>
        <w:rPr>
          <w:rFonts w:ascii="Arial" w:hAnsi="Arial" w:cs="Arial"/>
          <w:b/>
          <w:bCs/>
          <w:color w:val="auto"/>
          <w:sz w:val="28"/>
          <w:szCs w:val="28"/>
        </w:rPr>
      </w:pPr>
      <w:bookmarkStart w:id="24" w:name="producer-discretion"/>
      <w:bookmarkEnd w:id="23"/>
      <w:r w:rsidRPr="00C35272">
        <w:rPr>
          <w:rFonts w:ascii="Arial" w:hAnsi="Arial" w:cs="Arial"/>
          <w:b/>
          <w:bCs/>
          <w:color w:val="auto"/>
          <w:sz w:val="28"/>
          <w:szCs w:val="28"/>
        </w:rPr>
        <w:t>6. Producer Discretion</w:t>
      </w:r>
    </w:p>
    <w:p w14:paraId="76A66FD1" w14:textId="77777777"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Producer has sole discretion over the Program’s editorial content.</w:t>
      </w:r>
    </w:p>
    <w:p w14:paraId="6A1C9684" w14:textId="77777777" w:rsidR="003312A3" w:rsidRPr="00C35272" w:rsidRDefault="00000000" w:rsidP="00C35272">
      <w:pPr>
        <w:jc w:val="both"/>
        <w:rPr>
          <w:rFonts w:ascii="Arial" w:hAnsi="Arial" w:cs="Arial"/>
          <w:sz w:val="22"/>
          <w:szCs w:val="22"/>
        </w:rPr>
      </w:pPr>
      <w:r>
        <w:rPr>
          <w:rFonts w:ascii="Arial" w:hAnsi="Arial" w:cs="Arial"/>
          <w:noProof/>
          <w:sz w:val="22"/>
          <w:szCs w:val="22"/>
        </w:rPr>
        <w:lastRenderedPageBreak/>
        <w:pict w14:anchorId="3A38409F">
          <v:rect id="_x0000_i1031" alt="" style="width:451.3pt;height:.05pt;mso-width-percent:0;mso-height-percent:0;mso-width-percent:0;mso-height-percent:0" o:hralign="center" o:hrstd="t" o:hr="t"/>
        </w:pict>
      </w:r>
    </w:p>
    <w:p w14:paraId="65C72DE0" w14:textId="40487BEC" w:rsidR="003312A3" w:rsidRPr="00C35272" w:rsidRDefault="00C35272" w:rsidP="00C35272">
      <w:pPr>
        <w:pStyle w:val="Heading2"/>
        <w:jc w:val="both"/>
        <w:rPr>
          <w:rFonts w:ascii="Arial" w:hAnsi="Arial" w:cs="Arial"/>
          <w:b/>
          <w:bCs/>
          <w:color w:val="auto"/>
          <w:sz w:val="28"/>
          <w:szCs w:val="28"/>
        </w:rPr>
      </w:pPr>
      <w:bookmarkStart w:id="25" w:name="intellectual-property-rights"/>
      <w:bookmarkEnd w:id="24"/>
      <w:r>
        <w:rPr>
          <w:rFonts w:ascii="Arial" w:hAnsi="Arial" w:cs="Arial"/>
          <w:b/>
          <w:bCs/>
          <w:color w:val="auto"/>
          <w:sz w:val="28"/>
          <w:szCs w:val="28"/>
        </w:rPr>
        <w:t xml:space="preserve">7. </w:t>
      </w:r>
      <w:r w:rsidR="006515CA" w:rsidRPr="00C35272">
        <w:rPr>
          <w:rFonts w:ascii="Arial" w:hAnsi="Arial" w:cs="Arial"/>
          <w:b/>
          <w:bCs/>
          <w:color w:val="auto"/>
          <w:sz w:val="28"/>
          <w:szCs w:val="28"/>
        </w:rPr>
        <w:t>Intellectual Property Rights</w:t>
      </w:r>
    </w:p>
    <w:p w14:paraId="79BB1DCA" w14:textId="2D036644" w:rsidR="00C35272" w:rsidDel="00F34868" w:rsidRDefault="00CA28DB" w:rsidP="00C35272">
      <w:pPr>
        <w:pStyle w:val="FirstParagraph"/>
        <w:jc w:val="both"/>
        <w:rPr>
          <w:del w:id="26" w:author="John Buckley" w:date="2025-10-27T15:32:00Z" w16du:dateUtc="2025-10-27T22:32:00Z"/>
          <w:rFonts w:ascii="Arial" w:hAnsi="Arial" w:cs="Arial"/>
          <w:sz w:val="22"/>
          <w:szCs w:val="22"/>
        </w:rPr>
      </w:pPr>
      <w:commentRangeStart w:id="27"/>
      <w:del w:id="28" w:author="John Buckley" w:date="2025-10-27T15:32:00Z" w16du:dateUtc="2025-10-27T22:32:00Z">
        <w:r w:rsidRPr="00F34868" w:rsidDel="00F34868">
          <w:rPr>
            <w:rFonts w:ascii="Arial" w:hAnsi="Arial" w:cs="Arial"/>
            <w:sz w:val="22"/>
            <w:szCs w:val="22"/>
          </w:rPr>
          <w:delText>You hereby grant to us with full title guarantee a full, irrevocable and unconditional assignment to us in all rights in and to the Work throughout the universe including all copyright therein (including by way of present assignment of future copyright) for the full duration of copyright and any extensions or renewal, revivals</w:delText>
        </w:r>
        <w:r w:rsidRPr="00C35272" w:rsidDel="00F34868">
          <w:rPr>
            <w:rFonts w:ascii="Arial" w:hAnsi="Arial" w:cs="Arial"/>
            <w:sz w:val="22"/>
            <w:szCs w:val="22"/>
          </w:rPr>
          <w:delText>, extensions and reversions and thereafter so far as possible in perpetuity, which shall include all rental and lending rights</w:delText>
        </w:r>
        <w:r w:rsidR="00C35272" w:rsidDel="00F34868">
          <w:rPr>
            <w:rFonts w:ascii="Arial" w:hAnsi="Arial" w:cs="Arial"/>
            <w:sz w:val="22"/>
            <w:szCs w:val="22"/>
          </w:rPr>
          <w:delText>.</w:delText>
        </w:r>
      </w:del>
    </w:p>
    <w:p w14:paraId="7C527C30" w14:textId="10F2FE31" w:rsidR="00C35272" w:rsidRPr="00C35272" w:rsidDel="00F34868" w:rsidRDefault="00C35272" w:rsidP="00C35272">
      <w:pPr>
        <w:pStyle w:val="BodyText"/>
        <w:jc w:val="both"/>
        <w:rPr>
          <w:del w:id="29" w:author="John Buckley" w:date="2025-10-27T15:32:00Z" w16du:dateUtc="2025-10-27T22:32:00Z"/>
          <w:rFonts w:ascii="Arial" w:hAnsi="Arial" w:cs="Arial"/>
          <w:sz w:val="22"/>
          <w:szCs w:val="22"/>
        </w:rPr>
      </w:pPr>
      <w:del w:id="30" w:author="John Buckley" w:date="2025-10-27T15:32:00Z" w16du:dateUtc="2025-10-27T22:32:00Z">
        <w:r w:rsidRPr="00C35272" w:rsidDel="00F34868">
          <w:rPr>
            <w:rFonts w:ascii="Arial" w:hAnsi="Arial" w:cs="Arial"/>
            <w:sz w:val="22"/>
            <w:szCs w:val="22"/>
          </w:rPr>
          <w:delText xml:space="preserve">The Work </w:delText>
        </w:r>
        <w:r w:rsidRPr="00F34868" w:rsidDel="00F34868">
          <w:rPr>
            <w:rFonts w:ascii="Arial" w:hAnsi="Arial" w:cs="Arial"/>
            <w:sz w:val="22"/>
            <w:szCs w:val="22"/>
          </w:rPr>
          <w:delText>has been specially ordered or commissioned by us and, insofar as is relevant for the purposes of United States copyright law, you acknowledge that the Work constitutes a work-made-for-hire for us.  Accordingly, we are the exclusive owner of the Work and all right, title and interest (whether now</w:delText>
        </w:r>
        <w:r w:rsidRPr="00C35272" w:rsidDel="00F34868">
          <w:rPr>
            <w:rFonts w:ascii="Arial" w:hAnsi="Arial" w:cs="Arial"/>
            <w:sz w:val="22"/>
            <w:szCs w:val="22"/>
          </w:rPr>
          <w:delText xml:space="preserve"> owned or hereafter acquired) therein and of the proceeds derived therefrom.</w:delText>
        </w:r>
      </w:del>
      <w:commentRangeEnd w:id="27"/>
      <w:r w:rsidR="00F34868">
        <w:rPr>
          <w:rStyle w:val="CommentReference"/>
        </w:rPr>
        <w:commentReference w:id="27"/>
      </w:r>
    </w:p>
    <w:p w14:paraId="6CD025B4" w14:textId="342DA94D" w:rsidR="003312A3" w:rsidRDefault="006515CA" w:rsidP="00C35272">
      <w:pPr>
        <w:pStyle w:val="FirstParagraph"/>
        <w:jc w:val="both"/>
        <w:rPr>
          <w:rFonts w:ascii="Arial" w:hAnsi="Arial" w:cs="Arial"/>
          <w:sz w:val="22"/>
          <w:szCs w:val="22"/>
        </w:rPr>
      </w:pPr>
      <w:r w:rsidRPr="00C35272">
        <w:rPr>
          <w:rFonts w:ascii="Arial" w:hAnsi="Arial" w:cs="Arial"/>
          <w:sz w:val="22"/>
          <w:szCs w:val="22"/>
        </w:rPr>
        <w:t xml:space="preserve">You consent to our use of your name, voice, biography, and likeness for promotion and exploitation of the Program, </w:t>
      </w:r>
      <w:del w:id="31" w:author="John Buckley" w:date="2025-10-27T09:50:00Z" w16du:dateUtc="2025-10-27T16:50:00Z">
        <w:r w:rsidRPr="00C35272" w:rsidDel="005F5429">
          <w:rPr>
            <w:rFonts w:ascii="Arial" w:hAnsi="Arial" w:cs="Arial"/>
            <w:sz w:val="22"/>
            <w:szCs w:val="22"/>
          </w:rPr>
          <w:delText xml:space="preserve">including </w:delText>
        </w:r>
      </w:del>
      <w:ins w:id="32" w:author="John Buckley" w:date="2025-10-27T09:50:00Z" w16du:dateUtc="2025-10-27T16:50:00Z">
        <w:r w:rsidR="005F5429">
          <w:rPr>
            <w:rFonts w:ascii="Arial" w:hAnsi="Arial" w:cs="Arial"/>
            <w:sz w:val="22"/>
            <w:szCs w:val="22"/>
          </w:rPr>
          <w:t>as included in</w:t>
        </w:r>
        <w:r w:rsidR="005F5429" w:rsidRPr="00C35272">
          <w:rPr>
            <w:rFonts w:ascii="Arial" w:hAnsi="Arial" w:cs="Arial"/>
            <w:sz w:val="22"/>
            <w:szCs w:val="22"/>
          </w:rPr>
          <w:t xml:space="preserve"> </w:t>
        </w:r>
      </w:ins>
      <w:r w:rsidRPr="00C35272">
        <w:rPr>
          <w:rFonts w:ascii="Arial" w:hAnsi="Arial" w:cs="Arial"/>
          <w:sz w:val="22"/>
          <w:szCs w:val="22"/>
        </w:rPr>
        <w:t>the LIVE show materials and TikTok</w:t>
      </w:r>
      <w:r w:rsidR="00CA28DB" w:rsidRPr="00C35272">
        <w:rPr>
          <w:rFonts w:ascii="Arial" w:hAnsi="Arial" w:cs="Arial"/>
          <w:sz w:val="22"/>
          <w:szCs w:val="22"/>
        </w:rPr>
        <w:t xml:space="preserve"> videos</w:t>
      </w:r>
      <w:ins w:id="33" w:author="John Buckley" w:date="2025-10-27T09:50:00Z" w16du:dateUtc="2025-10-27T16:50:00Z">
        <w:r w:rsidR="005F5429">
          <w:rPr>
            <w:rFonts w:ascii="Arial" w:hAnsi="Arial" w:cs="Arial"/>
            <w:sz w:val="22"/>
            <w:szCs w:val="22"/>
          </w:rPr>
          <w:t>, or otherwise as approved by You in each instance</w:t>
        </w:r>
      </w:ins>
      <w:r w:rsidR="00CA28DB" w:rsidRPr="00C35272">
        <w:rPr>
          <w:rFonts w:ascii="Arial" w:hAnsi="Arial" w:cs="Arial"/>
          <w:sz w:val="22"/>
          <w:szCs w:val="22"/>
        </w:rPr>
        <w:t xml:space="preserve">. </w:t>
      </w:r>
    </w:p>
    <w:p w14:paraId="388DF445" w14:textId="29C4461D" w:rsidR="00227454" w:rsidRPr="00227454" w:rsidRDefault="00227454" w:rsidP="00227454">
      <w:pPr>
        <w:pStyle w:val="BodyText"/>
        <w:jc w:val="both"/>
        <w:rPr>
          <w:rFonts w:ascii="Arial" w:hAnsi="Arial" w:cs="Arial"/>
          <w:sz w:val="22"/>
          <w:szCs w:val="22"/>
        </w:rPr>
      </w:pPr>
      <w:r w:rsidRPr="00BB01D8">
        <w:rPr>
          <w:rFonts w:ascii="Arial" w:hAnsi="Arial" w:cs="Arial"/>
          <w:sz w:val="22"/>
          <w:szCs w:val="22"/>
        </w:rPr>
        <w:t>In addition, the ownership of any of the Host’s own intellectual property rights used in the process of providing services under this Agreement (including but not limited to original scripts, videos, brand logos, and other pre-existing materials) that are not specially created for performing the obligations under this Agreement shall remain with the Host. However, if the Host wishes to use any of such materials within the Program or related deliverables, the Host shall obtain the Producer’s and TikTok’s prior written consent and clarify in writing the scope of use, duration, and purpose of such use.</w:t>
      </w:r>
    </w:p>
    <w:p w14:paraId="084358B0"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664A01B8">
          <v:rect id="_x0000_i1032" alt="" style="width:451.3pt;height:.05pt;mso-width-percent:0;mso-height-percent:0;mso-width-percent:0;mso-height-percent:0" o:hralign="center" o:hrstd="t" o:hr="t"/>
        </w:pict>
      </w:r>
    </w:p>
    <w:p w14:paraId="1AAE19CD" w14:textId="77777777" w:rsidR="003312A3" w:rsidRPr="00C35272" w:rsidRDefault="006515CA" w:rsidP="00C35272">
      <w:pPr>
        <w:pStyle w:val="Heading2"/>
        <w:jc w:val="both"/>
        <w:rPr>
          <w:rFonts w:ascii="Arial" w:hAnsi="Arial" w:cs="Arial"/>
          <w:b/>
          <w:bCs/>
          <w:color w:val="auto"/>
          <w:sz w:val="28"/>
          <w:szCs w:val="28"/>
        </w:rPr>
      </w:pPr>
      <w:bookmarkStart w:id="34" w:name="fees-and-expenses"/>
      <w:bookmarkEnd w:id="25"/>
      <w:r w:rsidRPr="00C35272">
        <w:rPr>
          <w:rFonts w:ascii="Arial" w:hAnsi="Arial" w:cs="Arial"/>
          <w:b/>
          <w:bCs/>
          <w:color w:val="auto"/>
          <w:sz w:val="28"/>
          <w:szCs w:val="28"/>
        </w:rPr>
        <w:t>8. Fees and Expenses</w:t>
      </w:r>
    </w:p>
    <w:p w14:paraId="25422CCA" w14:textId="691AB644" w:rsidR="00227454" w:rsidRPr="00227454" w:rsidRDefault="00227454" w:rsidP="00227454">
      <w:pPr>
        <w:pStyle w:val="BodyText"/>
        <w:jc w:val="both"/>
        <w:rPr>
          <w:rFonts w:ascii="Arial" w:hAnsi="Arial" w:cs="Arial"/>
          <w:sz w:val="22"/>
          <w:szCs w:val="22"/>
        </w:rPr>
      </w:pPr>
      <w:r w:rsidRPr="00227454">
        <w:rPr>
          <w:rFonts w:ascii="Arial" w:hAnsi="Arial" w:cs="Arial"/>
          <w:sz w:val="22"/>
          <w:szCs w:val="22"/>
        </w:rPr>
        <w:t xml:space="preserve">As consideration </w:t>
      </w:r>
      <w:proofErr w:type="gramStart"/>
      <w:r w:rsidRPr="00227454">
        <w:rPr>
          <w:rFonts w:ascii="Arial" w:hAnsi="Arial" w:cs="Arial"/>
          <w:sz w:val="22"/>
          <w:szCs w:val="22"/>
        </w:rPr>
        <w:t>for</w:t>
      </w:r>
      <w:proofErr w:type="gramEnd"/>
      <w:r w:rsidRPr="00227454">
        <w:rPr>
          <w:rFonts w:ascii="Arial" w:hAnsi="Arial" w:cs="Arial"/>
          <w:sz w:val="22"/>
          <w:szCs w:val="22"/>
        </w:rPr>
        <w:t xml:space="preserve"> the services provided by the Host under this Agreement, the Producer shall pay the Host a total fee of </w:t>
      </w:r>
      <w:r w:rsidRPr="00C35272">
        <w:rPr>
          <w:rFonts w:ascii="Arial" w:hAnsi="Arial" w:cs="Arial"/>
          <w:b/>
          <w:bCs/>
          <w:sz w:val="22"/>
          <w:szCs w:val="22"/>
        </w:rPr>
        <w:t>$3</w:t>
      </w:r>
      <w:r w:rsidR="000E3C21">
        <w:rPr>
          <w:rFonts w:ascii="Arial" w:hAnsi="Arial" w:cs="Arial"/>
          <w:b/>
          <w:bCs/>
          <w:sz w:val="22"/>
          <w:szCs w:val="22"/>
        </w:rPr>
        <w:t>5</w:t>
      </w:r>
      <w:r w:rsidRPr="00C35272">
        <w:rPr>
          <w:rFonts w:ascii="Arial" w:hAnsi="Arial" w:cs="Arial"/>
          <w:b/>
          <w:bCs/>
          <w:sz w:val="22"/>
          <w:szCs w:val="22"/>
        </w:rPr>
        <w:t>,000 USD</w:t>
      </w:r>
      <w:r w:rsidRPr="00227454">
        <w:rPr>
          <w:rFonts w:ascii="Arial" w:hAnsi="Arial" w:cs="Arial"/>
          <w:sz w:val="22"/>
          <w:szCs w:val="22"/>
        </w:rPr>
        <w:t xml:space="preserve"> (hereinafter referred to as the "Agreed Fee")</w:t>
      </w:r>
      <w:ins w:id="35" w:author="John Buckley" w:date="2025-10-27T09:50:00Z" w16du:dateUtc="2025-10-27T16:50:00Z">
        <w:r w:rsidR="005F5429">
          <w:rPr>
            <w:rFonts w:ascii="Arial" w:hAnsi="Arial" w:cs="Arial"/>
            <w:sz w:val="22"/>
            <w:szCs w:val="22"/>
          </w:rPr>
          <w:t xml:space="preserve"> on a pay or play basis</w:t>
        </w:r>
      </w:ins>
      <w:r w:rsidRPr="00227454">
        <w:rPr>
          <w:rFonts w:ascii="Arial" w:hAnsi="Arial" w:cs="Arial"/>
          <w:sz w:val="22"/>
          <w:szCs w:val="22"/>
        </w:rPr>
        <w:t>.</w:t>
      </w:r>
    </w:p>
    <w:p w14:paraId="0802E7B4" w14:textId="77777777" w:rsidR="00227454" w:rsidRDefault="00227454" w:rsidP="00227454">
      <w:pPr>
        <w:pStyle w:val="BodyText"/>
        <w:jc w:val="both"/>
        <w:rPr>
          <w:rFonts w:ascii="Arial" w:hAnsi="Arial" w:cs="Arial"/>
          <w:sz w:val="22"/>
          <w:szCs w:val="22"/>
        </w:rPr>
      </w:pPr>
      <w:r w:rsidRPr="00227454">
        <w:rPr>
          <w:rFonts w:ascii="Arial" w:hAnsi="Arial" w:cs="Arial"/>
          <w:sz w:val="22"/>
          <w:szCs w:val="22"/>
        </w:rPr>
        <w:t xml:space="preserve">The Agreed Fee shall be paid in installments as follows: </w:t>
      </w:r>
    </w:p>
    <w:p w14:paraId="250E8485" w14:textId="66F0C6CB" w:rsidR="00227454" w:rsidRDefault="00227454" w:rsidP="00227454">
      <w:pPr>
        <w:pStyle w:val="BodyText"/>
        <w:jc w:val="both"/>
        <w:rPr>
          <w:rFonts w:ascii="Arial" w:hAnsi="Arial" w:cs="Arial"/>
          <w:sz w:val="22"/>
          <w:szCs w:val="22"/>
        </w:rPr>
      </w:pPr>
      <w:r w:rsidRPr="00227454">
        <w:rPr>
          <w:rFonts w:ascii="Arial" w:hAnsi="Arial" w:cs="Arial"/>
          <w:sz w:val="22"/>
          <w:szCs w:val="22"/>
        </w:rPr>
        <w:t xml:space="preserve">(a) 50% of the Agreed Fee (i.e., </w:t>
      </w:r>
      <w:r w:rsidRPr="00C35272">
        <w:rPr>
          <w:rFonts w:ascii="Arial" w:hAnsi="Arial" w:cs="Arial"/>
          <w:b/>
          <w:bCs/>
          <w:sz w:val="22"/>
          <w:szCs w:val="22"/>
        </w:rPr>
        <w:t>$</w:t>
      </w:r>
      <w:r>
        <w:rPr>
          <w:rFonts w:ascii="Arial" w:hAnsi="Arial" w:cs="Arial"/>
          <w:b/>
          <w:bCs/>
          <w:sz w:val="22"/>
          <w:szCs w:val="22"/>
        </w:rPr>
        <w:t>1</w:t>
      </w:r>
      <w:r w:rsidR="000E3C21">
        <w:rPr>
          <w:rFonts w:ascii="Arial" w:hAnsi="Arial" w:cs="Arial"/>
          <w:b/>
          <w:bCs/>
          <w:sz w:val="22"/>
          <w:szCs w:val="22"/>
        </w:rPr>
        <w:t>7</w:t>
      </w:r>
      <w:r w:rsidRPr="00C35272">
        <w:rPr>
          <w:rFonts w:ascii="Arial" w:hAnsi="Arial" w:cs="Arial"/>
          <w:b/>
          <w:bCs/>
          <w:sz w:val="22"/>
          <w:szCs w:val="22"/>
        </w:rPr>
        <w:t>,</w:t>
      </w:r>
      <w:r w:rsidR="000E3C21">
        <w:rPr>
          <w:rFonts w:ascii="Arial" w:hAnsi="Arial" w:cs="Arial"/>
          <w:b/>
          <w:bCs/>
          <w:sz w:val="22"/>
          <w:szCs w:val="22"/>
        </w:rPr>
        <w:t>5</w:t>
      </w:r>
      <w:r w:rsidRPr="00C35272">
        <w:rPr>
          <w:rFonts w:ascii="Arial" w:hAnsi="Arial" w:cs="Arial"/>
          <w:b/>
          <w:bCs/>
          <w:sz w:val="22"/>
          <w:szCs w:val="22"/>
        </w:rPr>
        <w:t>00 USD</w:t>
      </w:r>
      <w:r w:rsidRPr="00227454">
        <w:rPr>
          <w:rFonts w:ascii="Arial" w:hAnsi="Arial" w:cs="Arial"/>
          <w:sz w:val="22"/>
          <w:szCs w:val="22"/>
        </w:rPr>
        <w:t>) shall be paid within five (5) working days after the signing of this Agreement (the "Advance Payment"</w:t>
      </w:r>
      <w:proofErr w:type="gramStart"/>
      <w:r w:rsidRPr="00227454">
        <w:rPr>
          <w:rFonts w:ascii="Arial" w:hAnsi="Arial" w:cs="Arial"/>
          <w:sz w:val="22"/>
          <w:szCs w:val="22"/>
        </w:rPr>
        <w:t>);</w:t>
      </w:r>
      <w:proofErr w:type="gramEnd"/>
      <w:r w:rsidRPr="00227454">
        <w:rPr>
          <w:rFonts w:ascii="Arial" w:hAnsi="Arial" w:cs="Arial"/>
          <w:sz w:val="22"/>
          <w:szCs w:val="22"/>
        </w:rPr>
        <w:t xml:space="preserve"> </w:t>
      </w:r>
    </w:p>
    <w:p w14:paraId="76BD09D6" w14:textId="499C7F30" w:rsidR="00227454" w:rsidRPr="00227454" w:rsidRDefault="00227454" w:rsidP="00227454">
      <w:pPr>
        <w:pStyle w:val="BodyText"/>
        <w:jc w:val="both"/>
        <w:rPr>
          <w:rFonts w:ascii="Arial" w:hAnsi="Arial" w:cs="Arial"/>
          <w:sz w:val="22"/>
          <w:szCs w:val="22"/>
        </w:rPr>
      </w:pPr>
      <w:r w:rsidRPr="00227454">
        <w:rPr>
          <w:rFonts w:ascii="Arial" w:hAnsi="Arial" w:cs="Arial"/>
          <w:sz w:val="22"/>
          <w:szCs w:val="22"/>
        </w:rPr>
        <w:t xml:space="preserve">(b) The remaining 50% of the Agreed Fee (i.e., </w:t>
      </w:r>
      <w:r w:rsidRPr="00C35272">
        <w:rPr>
          <w:rFonts w:ascii="Arial" w:hAnsi="Arial" w:cs="Arial"/>
          <w:b/>
          <w:bCs/>
          <w:sz w:val="22"/>
          <w:szCs w:val="22"/>
        </w:rPr>
        <w:t>$</w:t>
      </w:r>
      <w:r>
        <w:rPr>
          <w:rFonts w:ascii="Arial" w:hAnsi="Arial" w:cs="Arial"/>
          <w:b/>
          <w:bCs/>
          <w:sz w:val="22"/>
          <w:szCs w:val="22"/>
        </w:rPr>
        <w:t>1</w:t>
      </w:r>
      <w:r w:rsidR="000E3C21">
        <w:rPr>
          <w:rFonts w:ascii="Arial" w:hAnsi="Arial" w:cs="Arial"/>
          <w:b/>
          <w:bCs/>
          <w:sz w:val="22"/>
          <w:szCs w:val="22"/>
        </w:rPr>
        <w:t>7</w:t>
      </w:r>
      <w:r w:rsidRPr="00C35272">
        <w:rPr>
          <w:rFonts w:ascii="Arial" w:hAnsi="Arial" w:cs="Arial"/>
          <w:b/>
          <w:bCs/>
          <w:sz w:val="22"/>
          <w:szCs w:val="22"/>
        </w:rPr>
        <w:t>,</w:t>
      </w:r>
      <w:r w:rsidR="000E3C21">
        <w:rPr>
          <w:rFonts w:ascii="Arial" w:hAnsi="Arial" w:cs="Arial"/>
          <w:b/>
          <w:bCs/>
          <w:sz w:val="22"/>
          <w:szCs w:val="22"/>
        </w:rPr>
        <w:t>5</w:t>
      </w:r>
      <w:r w:rsidRPr="00C35272">
        <w:rPr>
          <w:rFonts w:ascii="Arial" w:hAnsi="Arial" w:cs="Arial"/>
          <w:b/>
          <w:bCs/>
          <w:sz w:val="22"/>
          <w:szCs w:val="22"/>
        </w:rPr>
        <w:t>00 USD</w:t>
      </w:r>
      <w:r w:rsidRPr="00227454">
        <w:rPr>
          <w:rFonts w:ascii="Arial" w:hAnsi="Arial" w:cs="Arial"/>
          <w:sz w:val="22"/>
          <w:szCs w:val="22"/>
        </w:rPr>
        <w:t>) shall be paid within seven (7) working days after the successful completion of the live streaming, confirmed by the Producer’s written acceptance</w:t>
      </w:r>
      <w:ins w:id="36" w:author="John Buckley" w:date="2025-10-27T09:50:00Z" w16du:dateUtc="2025-10-27T16:50:00Z">
        <w:r w:rsidR="005F5429">
          <w:rPr>
            <w:rFonts w:ascii="Arial" w:hAnsi="Arial" w:cs="Arial"/>
            <w:sz w:val="22"/>
            <w:szCs w:val="22"/>
          </w:rPr>
          <w:t xml:space="preserve">, but in any event no later than December </w:t>
        </w:r>
      </w:ins>
      <w:ins w:id="37" w:author="John Buckley" w:date="2025-10-27T09:51:00Z" w16du:dateUtc="2025-10-27T16:51:00Z">
        <w:r w:rsidR="005F5429">
          <w:rPr>
            <w:rFonts w:ascii="Arial" w:hAnsi="Arial" w:cs="Arial"/>
            <w:sz w:val="22"/>
            <w:szCs w:val="22"/>
          </w:rPr>
          <w:t>20, 2025</w:t>
        </w:r>
      </w:ins>
      <w:r w:rsidRPr="00227454">
        <w:rPr>
          <w:rFonts w:ascii="Arial" w:hAnsi="Arial" w:cs="Arial"/>
          <w:sz w:val="22"/>
          <w:szCs w:val="22"/>
        </w:rPr>
        <w:t>.</w:t>
      </w:r>
    </w:p>
    <w:p w14:paraId="4D2F4962" w14:textId="69A4C800" w:rsidR="00227454" w:rsidRPr="00227454" w:rsidDel="005F5429" w:rsidRDefault="00227454" w:rsidP="005F5429">
      <w:pPr>
        <w:pStyle w:val="BodyText"/>
        <w:jc w:val="both"/>
        <w:rPr>
          <w:del w:id="38" w:author="John Buckley" w:date="2025-10-27T09:51:00Z" w16du:dateUtc="2025-10-27T16:51:00Z"/>
          <w:rFonts w:ascii="Arial" w:hAnsi="Arial" w:cs="Arial"/>
          <w:sz w:val="22"/>
          <w:szCs w:val="22"/>
        </w:rPr>
      </w:pPr>
      <w:r w:rsidRPr="00227454">
        <w:rPr>
          <w:rFonts w:ascii="Arial" w:hAnsi="Arial" w:cs="Arial"/>
          <w:sz w:val="22"/>
          <w:szCs w:val="22"/>
        </w:rPr>
        <w:t xml:space="preserve">Payments shall be made to the </w:t>
      </w:r>
      <w:del w:id="39" w:author="John Buckley" w:date="2025-10-27T09:51:00Z" w16du:dateUtc="2025-10-27T16:51:00Z">
        <w:r w:rsidRPr="00227454" w:rsidDel="005F5429">
          <w:rPr>
            <w:rFonts w:ascii="Arial" w:hAnsi="Arial" w:cs="Arial"/>
            <w:sz w:val="22"/>
            <w:szCs w:val="22"/>
          </w:rPr>
          <w:delText xml:space="preserve">following </w:delText>
        </w:r>
      </w:del>
      <w:r w:rsidRPr="00227454">
        <w:rPr>
          <w:rFonts w:ascii="Arial" w:hAnsi="Arial" w:cs="Arial"/>
          <w:sz w:val="22"/>
          <w:szCs w:val="22"/>
        </w:rPr>
        <w:t xml:space="preserve">bank account </w:t>
      </w:r>
      <w:del w:id="40" w:author="John Buckley" w:date="2025-10-27T09:51:00Z" w16du:dateUtc="2025-10-27T16:51:00Z">
        <w:r w:rsidRPr="00227454" w:rsidDel="005F5429">
          <w:rPr>
            <w:rFonts w:ascii="Arial" w:hAnsi="Arial" w:cs="Arial"/>
            <w:sz w:val="22"/>
            <w:szCs w:val="22"/>
          </w:rPr>
          <w:delText xml:space="preserve">designated </w:delText>
        </w:r>
      </w:del>
      <w:ins w:id="41" w:author="John Buckley" w:date="2025-10-27T09:51:00Z" w16du:dateUtc="2025-10-27T16:51:00Z">
        <w:r w:rsidR="005F5429">
          <w:rPr>
            <w:rFonts w:ascii="Arial" w:hAnsi="Arial" w:cs="Arial"/>
            <w:sz w:val="22"/>
            <w:szCs w:val="22"/>
          </w:rPr>
          <w:t xml:space="preserve">provided </w:t>
        </w:r>
        <w:proofErr w:type="gramStart"/>
        <w:r w:rsidR="005F5429">
          <w:rPr>
            <w:rFonts w:ascii="Arial" w:hAnsi="Arial" w:cs="Arial"/>
            <w:sz w:val="22"/>
            <w:szCs w:val="22"/>
          </w:rPr>
          <w:t>on</w:t>
        </w:r>
        <w:proofErr w:type="gramEnd"/>
        <w:r w:rsidR="005F5429">
          <w:rPr>
            <w:rFonts w:ascii="Arial" w:hAnsi="Arial" w:cs="Arial"/>
            <w:sz w:val="22"/>
            <w:szCs w:val="22"/>
          </w:rPr>
          <w:t xml:space="preserve"> the invoice generated</w:t>
        </w:r>
        <w:r w:rsidR="005F5429" w:rsidRPr="00227454">
          <w:rPr>
            <w:rFonts w:ascii="Arial" w:hAnsi="Arial" w:cs="Arial"/>
            <w:sz w:val="22"/>
            <w:szCs w:val="22"/>
          </w:rPr>
          <w:t xml:space="preserve"> </w:t>
        </w:r>
      </w:ins>
      <w:r w:rsidRPr="00227454">
        <w:rPr>
          <w:rFonts w:ascii="Arial" w:hAnsi="Arial" w:cs="Arial"/>
          <w:sz w:val="22"/>
          <w:szCs w:val="22"/>
        </w:rPr>
        <w:t xml:space="preserve">by </w:t>
      </w:r>
      <w:ins w:id="42" w:author="John Buckley" w:date="2025-10-27T09:51:00Z" w16du:dateUtc="2025-10-27T16:51:00Z">
        <w:r w:rsidR="005F5429">
          <w:rPr>
            <w:rFonts w:ascii="Arial" w:hAnsi="Arial" w:cs="Arial"/>
            <w:sz w:val="22"/>
            <w:szCs w:val="22"/>
          </w:rPr>
          <w:t xml:space="preserve">or on behalf of </w:t>
        </w:r>
      </w:ins>
      <w:r w:rsidRPr="00227454">
        <w:rPr>
          <w:rFonts w:ascii="Arial" w:hAnsi="Arial" w:cs="Arial"/>
          <w:sz w:val="22"/>
          <w:szCs w:val="22"/>
        </w:rPr>
        <w:t>the Host</w:t>
      </w:r>
      <w:ins w:id="43" w:author="John Buckley" w:date="2025-10-27T09:51:00Z" w16du:dateUtc="2025-10-27T16:51:00Z">
        <w:r w:rsidR="005F5429">
          <w:rPr>
            <w:rFonts w:ascii="Arial" w:hAnsi="Arial" w:cs="Arial"/>
            <w:sz w:val="22"/>
            <w:szCs w:val="22"/>
          </w:rPr>
          <w:t xml:space="preserve"> (with United Talent Agency, LLC pre-approved to generate on behalf of the Host).</w:t>
        </w:r>
      </w:ins>
      <w:del w:id="44" w:author="John Buckley" w:date="2025-10-27T09:51:00Z" w16du:dateUtc="2025-10-27T16:51:00Z">
        <w:r w:rsidRPr="00227454" w:rsidDel="005F5429">
          <w:rPr>
            <w:rFonts w:ascii="Arial" w:hAnsi="Arial" w:cs="Arial"/>
            <w:sz w:val="22"/>
            <w:szCs w:val="22"/>
          </w:rPr>
          <w:delText>:</w:delText>
        </w:r>
      </w:del>
    </w:p>
    <w:p w14:paraId="2A1F0B25" w14:textId="1D6BAB61" w:rsidR="00227454" w:rsidRPr="00227454" w:rsidDel="005F5429" w:rsidRDefault="00227454" w:rsidP="005F5429">
      <w:pPr>
        <w:pStyle w:val="BodyText"/>
        <w:jc w:val="both"/>
        <w:rPr>
          <w:del w:id="45" w:author="John Buckley" w:date="2025-10-27T09:51:00Z" w16du:dateUtc="2025-10-27T16:51:00Z"/>
          <w:rFonts w:ascii="Arial" w:hAnsi="Arial" w:cs="Arial"/>
          <w:sz w:val="22"/>
          <w:szCs w:val="22"/>
        </w:rPr>
        <w:pPrChange w:id="46" w:author="John Buckley" w:date="2025-10-27T09:51:00Z" w16du:dateUtc="2025-10-27T16:51:00Z">
          <w:pPr>
            <w:pStyle w:val="BodyText"/>
            <w:numPr>
              <w:numId w:val="13"/>
            </w:numPr>
            <w:tabs>
              <w:tab w:val="num" w:pos="720"/>
            </w:tabs>
            <w:ind w:left="720" w:hanging="360"/>
            <w:jc w:val="both"/>
          </w:pPr>
        </w:pPrChange>
      </w:pPr>
      <w:del w:id="47" w:author="John Buckley" w:date="2025-10-27T09:51:00Z" w16du:dateUtc="2025-10-27T16:51:00Z">
        <w:r w:rsidRPr="00227454" w:rsidDel="005F5429">
          <w:rPr>
            <w:rFonts w:ascii="Arial" w:hAnsi="Arial" w:cs="Arial"/>
            <w:sz w:val="22"/>
            <w:szCs w:val="22"/>
          </w:rPr>
          <w:delText xml:space="preserve">Bank Name: </w:delText>
        </w:r>
        <w:r w:rsidRPr="00227454" w:rsidDel="005F5429">
          <w:rPr>
            <w:rFonts w:ascii="Arial" w:hAnsi="Arial" w:cs="Arial"/>
            <w:sz w:val="22"/>
            <w:szCs w:val="22"/>
            <w:highlight w:val="yellow"/>
          </w:rPr>
          <w:delText>[Host’s Bank Name]</w:delText>
        </w:r>
      </w:del>
    </w:p>
    <w:p w14:paraId="03FB5C6B" w14:textId="292EBD21" w:rsidR="00227454" w:rsidRPr="00227454" w:rsidDel="005F5429" w:rsidRDefault="00227454" w:rsidP="005F5429">
      <w:pPr>
        <w:pStyle w:val="BodyText"/>
        <w:jc w:val="both"/>
        <w:rPr>
          <w:del w:id="48" w:author="John Buckley" w:date="2025-10-27T09:51:00Z" w16du:dateUtc="2025-10-27T16:51:00Z"/>
          <w:rFonts w:ascii="Arial" w:hAnsi="Arial" w:cs="Arial"/>
          <w:sz w:val="22"/>
          <w:szCs w:val="22"/>
        </w:rPr>
        <w:pPrChange w:id="49" w:author="John Buckley" w:date="2025-10-27T09:51:00Z" w16du:dateUtc="2025-10-27T16:51:00Z">
          <w:pPr>
            <w:pStyle w:val="BodyText"/>
            <w:numPr>
              <w:numId w:val="13"/>
            </w:numPr>
            <w:tabs>
              <w:tab w:val="num" w:pos="720"/>
            </w:tabs>
            <w:ind w:left="720" w:hanging="360"/>
            <w:jc w:val="both"/>
          </w:pPr>
        </w:pPrChange>
      </w:pPr>
      <w:del w:id="50" w:author="John Buckley" w:date="2025-10-27T09:51:00Z" w16du:dateUtc="2025-10-27T16:51:00Z">
        <w:r w:rsidRPr="00227454" w:rsidDel="005F5429">
          <w:rPr>
            <w:rFonts w:ascii="Arial" w:hAnsi="Arial" w:cs="Arial"/>
            <w:sz w:val="22"/>
            <w:szCs w:val="22"/>
          </w:rPr>
          <w:delText xml:space="preserve">Account Holder: </w:delText>
        </w:r>
        <w:r w:rsidRPr="00227454" w:rsidDel="005F5429">
          <w:rPr>
            <w:rFonts w:ascii="Arial" w:hAnsi="Arial" w:cs="Arial"/>
            <w:sz w:val="22"/>
            <w:szCs w:val="22"/>
            <w:highlight w:val="yellow"/>
          </w:rPr>
          <w:delText>[Host’s Full Name]</w:delText>
        </w:r>
      </w:del>
    </w:p>
    <w:p w14:paraId="5D151D68" w14:textId="514A7B16" w:rsidR="00227454" w:rsidRPr="00227454" w:rsidDel="005F5429" w:rsidRDefault="00227454" w:rsidP="005F5429">
      <w:pPr>
        <w:pStyle w:val="BodyText"/>
        <w:jc w:val="both"/>
        <w:rPr>
          <w:del w:id="51" w:author="John Buckley" w:date="2025-10-27T09:51:00Z" w16du:dateUtc="2025-10-27T16:51:00Z"/>
          <w:rFonts w:ascii="Arial" w:hAnsi="Arial" w:cs="Arial"/>
          <w:sz w:val="22"/>
          <w:szCs w:val="22"/>
        </w:rPr>
        <w:pPrChange w:id="52" w:author="John Buckley" w:date="2025-10-27T09:51:00Z" w16du:dateUtc="2025-10-27T16:51:00Z">
          <w:pPr>
            <w:pStyle w:val="BodyText"/>
            <w:numPr>
              <w:numId w:val="13"/>
            </w:numPr>
            <w:tabs>
              <w:tab w:val="num" w:pos="720"/>
            </w:tabs>
            <w:ind w:left="720" w:hanging="360"/>
            <w:jc w:val="both"/>
          </w:pPr>
        </w:pPrChange>
      </w:pPr>
      <w:del w:id="53" w:author="John Buckley" w:date="2025-10-27T09:51:00Z" w16du:dateUtc="2025-10-27T16:51:00Z">
        <w:r w:rsidRPr="00227454" w:rsidDel="005F5429">
          <w:rPr>
            <w:rFonts w:ascii="Arial" w:hAnsi="Arial" w:cs="Arial"/>
            <w:sz w:val="22"/>
            <w:szCs w:val="22"/>
          </w:rPr>
          <w:delText xml:space="preserve">Account Number: </w:delText>
        </w:r>
        <w:r w:rsidRPr="00227454" w:rsidDel="005F5429">
          <w:rPr>
            <w:rFonts w:ascii="Arial" w:hAnsi="Arial" w:cs="Arial"/>
            <w:sz w:val="22"/>
            <w:szCs w:val="22"/>
            <w:highlight w:val="yellow"/>
          </w:rPr>
          <w:delText>[Host’s Bank Account Number]</w:delText>
        </w:r>
      </w:del>
    </w:p>
    <w:p w14:paraId="0E1602E4" w14:textId="6B223D6D" w:rsidR="00227454" w:rsidRPr="00227454" w:rsidRDefault="00227454" w:rsidP="005F5429">
      <w:pPr>
        <w:pStyle w:val="BodyText"/>
        <w:jc w:val="both"/>
        <w:rPr>
          <w:rFonts w:ascii="Arial" w:hAnsi="Arial" w:cs="Arial"/>
          <w:sz w:val="22"/>
          <w:szCs w:val="22"/>
        </w:rPr>
        <w:pPrChange w:id="54" w:author="John Buckley" w:date="2025-10-27T09:51:00Z" w16du:dateUtc="2025-10-27T16:51:00Z">
          <w:pPr>
            <w:pStyle w:val="BodyText"/>
            <w:numPr>
              <w:numId w:val="13"/>
            </w:numPr>
            <w:tabs>
              <w:tab w:val="num" w:pos="720"/>
            </w:tabs>
            <w:ind w:left="720" w:hanging="360"/>
            <w:jc w:val="both"/>
          </w:pPr>
        </w:pPrChange>
      </w:pPr>
      <w:del w:id="55" w:author="John Buckley" w:date="2025-10-27T09:51:00Z" w16du:dateUtc="2025-10-27T16:51:00Z">
        <w:r w:rsidRPr="00227454" w:rsidDel="005F5429">
          <w:rPr>
            <w:rFonts w:ascii="Arial" w:hAnsi="Arial" w:cs="Arial"/>
            <w:sz w:val="22"/>
            <w:szCs w:val="22"/>
          </w:rPr>
          <w:lastRenderedPageBreak/>
          <w:delText xml:space="preserve">Routing Number/SWIFT Code: </w:delText>
        </w:r>
        <w:r w:rsidRPr="00227454" w:rsidDel="005F5429">
          <w:rPr>
            <w:rFonts w:ascii="Arial" w:hAnsi="Arial" w:cs="Arial"/>
            <w:sz w:val="22"/>
            <w:szCs w:val="22"/>
            <w:highlight w:val="yellow"/>
          </w:rPr>
          <w:delText>[Relevant Routing/SWIFT Code]</w:delText>
        </w:r>
      </w:del>
    </w:p>
    <w:p w14:paraId="7D798BB6" w14:textId="77777777" w:rsidR="00227454" w:rsidRPr="00227454" w:rsidRDefault="00227454" w:rsidP="00227454">
      <w:pPr>
        <w:pStyle w:val="BodyText"/>
        <w:jc w:val="both"/>
        <w:rPr>
          <w:rFonts w:ascii="Arial" w:hAnsi="Arial" w:cs="Arial"/>
          <w:sz w:val="22"/>
          <w:szCs w:val="22"/>
        </w:rPr>
      </w:pPr>
      <w:r w:rsidRPr="00227454">
        <w:rPr>
          <w:rFonts w:ascii="Arial" w:hAnsi="Arial" w:cs="Arial"/>
          <w:sz w:val="22"/>
          <w:szCs w:val="22"/>
        </w:rPr>
        <w:t>The Producer shall reimburse the Host for reasonable and necessary travel and living expenses incurred by the Host for performing service obligations under this Agreement, provided that the Host submits valid invoices and supporting documents (such as flight tickets, hotel receipts) within ten (10) working days after the expenses are incurred.</w:t>
      </w:r>
    </w:p>
    <w:p w14:paraId="3AF1CFBC" w14:textId="77777777" w:rsidR="00227454" w:rsidRPr="00227454" w:rsidRDefault="00227454" w:rsidP="00227454">
      <w:pPr>
        <w:pStyle w:val="BodyText"/>
        <w:jc w:val="both"/>
        <w:rPr>
          <w:rFonts w:ascii="Arial" w:hAnsi="Arial" w:cs="Arial"/>
          <w:sz w:val="22"/>
          <w:szCs w:val="22"/>
        </w:rPr>
      </w:pPr>
      <w:r w:rsidRPr="00227454">
        <w:rPr>
          <w:rFonts w:ascii="Arial" w:hAnsi="Arial" w:cs="Arial"/>
          <w:sz w:val="22"/>
          <w:szCs w:val="22"/>
        </w:rPr>
        <w:t>If payment is delayed by more than thirty (30) days beyond the due date, the Host has the right to suspend service provision until all outstanding fees and overdue interest are fully paid. The Producer shall also compensate the Host for any losses caused thereby, including but not limited to reasonable legal fees and loss of expected benefits.</w:t>
      </w:r>
    </w:p>
    <w:p w14:paraId="339D356B" w14:textId="62328413" w:rsidR="00227454" w:rsidRPr="00C35272" w:rsidRDefault="00BB01D8" w:rsidP="00C35272">
      <w:pPr>
        <w:pStyle w:val="BodyText"/>
        <w:jc w:val="both"/>
        <w:rPr>
          <w:rFonts w:ascii="Arial" w:hAnsi="Arial" w:cs="Arial"/>
          <w:sz w:val="22"/>
          <w:szCs w:val="22"/>
        </w:rPr>
      </w:pPr>
      <w:r w:rsidRPr="00BB01D8">
        <w:rPr>
          <w:rFonts w:ascii="Arial" w:hAnsi="Arial" w:cs="Arial"/>
          <w:sz w:val="22"/>
          <w:szCs w:val="22"/>
        </w:rPr>
        <w:t xml:space="preserve">In addition to the Agreed Fee, </w:t>
      </w:r>
      <w:r w:rsidRPr="000E3C21">
        <w:rPr>
          <w:rFonts w:ascii="Arial" w:hAnsi="Arial" w:cs="Arial"/>
          <w:sz w:val="22"/>
          <w:szCs w:val="22"/>
        </w:rPr>
        <w:t>TikTok will provide promotional support for the LIVE show featuring the Host, consisting of over 300 million (300M) paid and organic impressions across its platform and affiliated networks, valued at approximately 1.7 million USD. This promotional exposure is non-cash consideration provided directly by TikTok and does not alter the Producer’s payment obligations under this Agreement</w:t>
      </w:r>
      <w:r w:rsidRPr="00BB01D8">
        <w:rPr>
          <w:rFonts w:ascii="Arial" w:hAnsi="Arial" w:cs="Arial"/>
          <w:sz w:val="22"/>
          <w:szCs w:val="22"/>
        </w:rPr>
        <w:t>.</w:t>
      </w:r>
    </w:p>
    <w:p w14:paraId="65BA6340"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2DF7AABE">
          <v:rect id="_x0000_i1033" alt="" style="width:451.3pt;height:.05pt;mso-width-percent:0;mso-height-percent:0;mso-width-percent:0;mso-height-percent:0" o:hralign="center" o:hrstd="t" o:hr="t"/>
        </w:pict>
      </w:r>
    </w:p>
    <w:p w14:paraId="3A7E8456" w14:textId="77777777" w:rsidR="003312A3" w:rsidRPr="00C35272" w:rsidRDefault="006515CA" w:rsidP="00C35272">
      <w:pPr>
        <w:pStyle w:val="Heading2"/>
        <w:jc w:val="both"/>
        <w:rPr>
          <w:rFonts w:ascii="Arial" w:hAnsi="Arial" w:cs="Arial"/>
          <w:b/>
          <w:bCs/>
          <w:color w:val="auto"/>
          <w:sz w:val="28"/>
          <w:szCs w:val="28"/>
        </w:rPr>
      </w:pPr>
      <w:bookmarkStart w:id="56" w:name="publicity-and-credit"/>
      <w:bookmarkEnd w:id="34"/>
      <w:r w:rsidRPr="00C35272">
        <w:rPr>
          <w:rFonts w:ascii="Arial" w:hAnsi="Arial" w:cs="Arial"/>
          <w:b/>
          <w:bCs/>
          <w:color w:val="auto"/>
          <w:sz w:val="28"/>
          <w:szCs w:val="28"/>
        </w:rPr>
        <w:t>9. Publicity and Credit</w:t>
      </w:r>
    </w:p>
    <w:p w14:paraId="22A7BB46" w14:textId="43C9D833"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 xml:space="preserve">All media inquiries must be referred to the Producer’s representative. Credit will read: </w:t>
      </w:r>
      <w:r w:rsidRPr="00C35272">
        <w:rPr>
          <w:rFonts w:ascii="Arial" w:hAnsi="Arial" w:cs="Arial"/>
          <w:b/>
          <w:bCs/>
          <w:sz w:val="22"/>
          <w:szCs w:val="22"/>
        </w:rPr>
        <w:t xml:space="preserve">“Hosted by </w:t>
      </w:r>
      <w:r w:rsidR="00BB01D8">
        <w:rPr>
          <w:rFonts w:ascii="Arial" w:hAnsi="Arial" w:cs="Arial"/>
          <w:b/>
          <w:bCs/>
          <w:sz w:val="22"/>
          <w:szCs w:val="22"/>
        </w:rPr>
        <w:t>Mel Robbins</w:t>
      </w:r>
      <w:r w:rsidRPr="00C35272">
        <w:rPr>
          <w:rFonts w:ascii="Arial" w:hAnsi="Arial" w:cs="Arial"/>
          <w:b/>
          <w:bCs/>
          <w:sz w:val="22"/>
          <w:szCs w:val="22"/>
        </w:rPr>
        <w:t>”</w:t>
      </w:r>
      <w:r w:rsidRPr="00C35272">
        <w:rPr>
          <w:rFonts w:ascii="Arial" w:hAnsi="Arial" w:cs="Arial"/>
          <w:sz w:val="22"/>
          <w:szCs w:val="22"/>
        </w:rPr>
        <w:t xml:space="preserve"> following TikTok and production guidelines.</w:t>
      </w:r>
    </w:p>
    <w:p w14:paraId="17C832B7"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6061BED2">
          <v:rect id="_x0000_i1034" alt="" style="width:451.3pt;height:.05pt;mso-width-percent:0;mso-height-percent:0;mso-width-percent:0;mso-height-percent:0" o:hralign="center" o:hrstd="t" o:hr="t"/>
        </w:pict>
      </w:r>
    </w:p>
    <w:p w14:paraId="764E587D" w14:textId="77777777" w:rsidR="003312A3" w:rsidRPr="00C35272" w:rsidRDefault="006515CA" w:rsidP="00C35272">
      <w:pPr>
        <w:pStyle w:val="Heading2"/>
        <w:jc w:val="both"/>
        <w:rPr>
          <w:rFonts w:ascii="Arial" w:hAnsi="Arial" w:cs="Arial"/>
          <w:b/>
          <w:bCs/>
          <w:color w:val="auto"/>
          <w:sz w:val="28"/>
          <w:szCs w:val="28"/>
        </w:rPr>
      </w:pPr>
      <w:bookmarkStart w:id="57" w:name="warranties-and-indemnity"/>
      <w:bookmarkEnd w:id="56"/>
      <w:r w:rsidRPr="00C35272">
        <w:rPr>
          <w:rFonts w:ascii="Arial" w:hAnsi="Arial" w:cs="Arial"/>
          <w:b/>
          <w:bCs/>
          <w:color w:val="auto"/>
          <w:sz w:val="28"/>
          <w:szCs w:val="28"/>
        </w:rPr>
        <w:t>10. Warranties and Indemnity</w:t>
      </w:r>
    </w:p>
    <w:p w14:paraId="2B6ACAAB" w14:textId="46E13634" w:rsidR="00B86C8A" w:rsidRPr="00B86C8A" w:rsidRDefault="00B86C8A" w:rsidP="00B86C8A">
      <w:pPr>
        <w:jc w:val="both"/>
        <w:rPr>
          <w:rFonts w:ascii="Arial" w:hAnsi="Arial" w:cs="Arial"/>
          <w:sz w:val="22"/>
          <w:szCs w:val="22"/>
        </w:rPr>
      </w:pPr>
      <w:proofErr w:type="gramStart"/>
      <w:r>
        <w:rPr>
          <w:rFonts w:ascii="Arial" w:hAnsi="Arial" w:cs="Arial"/>
          <w:sz w:val="22"/>
          <w:szCs w:val="22"/>
        </w:rPr>
        <w:t>Y</w:t>
      </w:r>
      <w:r w:rsidRPr="00B86C8A">
        <w:rPr>
          <w:rFonts w:ascii="Arial" w:hAnsi="Arial" w:cs="Arial"/>
          <w:sz w:val="22"/>
          <w:szCs w:val="22"/>
        </w:rPr>
        <w:t>ou</w:t>
      </w:r>
      <w:proofErr w:type="gramEnd"/>
      <w:r w:rsidRPr="00B86C8A">
        <w:rPr>
          <w:rFonts w:ascii="Arial" w:hAnsi="Arial" w:cs="Arial"/>
          <w:sz w:val="22"/>
          <w:szCs w:val="22"/>
        </w:rPr>
        <w:t xml:space="preserve"> warrant that:</w:t>
      </w:r>
    </w:p>
    <w:p w14:paraId="3AEDCB07" w14:textId="78E8AA99"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 xml:space="preserve">You are free to enter this Agreement with no conflicting </w:t>
      </w:r>
      <w:proofErr w:type="gramStart"/>
      <w:r w:rsidRPr="00B86C8A">
        <w:rPr>
          <w:rFonts w:ascii="Arial" w:hAnsi="Arial" w:cs="Arial"/>
          <w:sz w:val="22"/>
          <w:szCs w:val="22"/>
        </w:rPr>
        <w:t>obligations;</w:t>
      </w:r>
      <w:proofErr w:type="gramEnd"/>
    </w:p>
    <w:p w14:paraId="4F929B44" w14:textId="4464566D"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 xml:space="preserve">You are 18 years or </w:t>
      </w:r>
      <w:proofErr w:type="gramStart"/>
      <w:r w:rsidRPr="00B86C8A">
        <w:rPr>
          <w:rFonts w:ascii="Arial" w:hAnsi="Arial" w:cs="Arial"/>
          <w:sz w:val="22"/>
          <w:szCs w:val="22"/>
        </w:rPr>
        <w:t>older;</w:t>
      </w:r>
      <w:proofErr w:type="gramEnd"/>
    </w:p>
    <w:p w14:paraId="465B63BB" w14:textId="6EAE4B75"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 xml:space="preserve">You have no unspent criminal </w:t>
      </w:r>
      <w:proofErr w:type="gramStart"/>
      <w:r w:rsidRPr="00B86C8A">
        <w:rPr>
          <w:rFonts w:ascii="Arial" w:hAnsi="Arial" w:cs="Arial"/>
          <w:sz w:val="22"/>
          <w:szCs w:val="22"/>
        </w:rPr>
        <w:t>convictions;</w:t>
      </w:r>
      <w:proofErr w:type="gramEnd"/>
    </w:p>
    <w:p w14:paraId="3B0DE995" w14:textId="5AA9C003"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All Contributions are original and non-</w:t>
      </w:r>
      <w:proofErr w:type="gramStart"/>
      <w:r w:rsidRPr="00B86C8A">
        <w:rPr>
          <w:rFonts w:ascii="Arial" w:hAnsi="Arial" w:cs="Arial"/>
          <w:sz w:val="22"/>
          <w:szCs w:val="22"/>
        </w:rPr>
        <w:t>infringing;</w:t>
      </w:r>
      <w:proofErr w:type="gramEnd"/>
    </w:p>
    <w:p w14:paraId="1FC6BB25" w14:textId="14AAA3A6"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You will not do anything that might bring the Producer, TikTok, or the Program into disrepute.</w:t>
      </w:r>
    </w:p>
    <w:p w14:paraId="26062EE5" w14:textId="77777777" w:rsidR="00B86C8A" w:rsidRPr="00B86C8A" w:rsidRDefault="00B86C8A" w:rsidP="00B86C8A">
      <w:pPr>
        <w:jc w:val="both"/>
        <w:rPr>
          <w:rFonts w:ascii="Arial" w:hAnsi="Arial" w:cs="Arial"/>
          <w:sz w:val="22"/>
          <w:szCs w:val="22"/>
        </w:rPr>
      </w:pPr>
      <w:commentRangeStart w:id="58"/>
      <w:r w:rsidRPr="00B86C8A">
        <w:rPr>
          <w:rFonts w:ascii="Arial" w:hAnsi="Arial" w:cs="Arial"/>
          <w:sz w:val="22"/>
          <w:szCs w:val="22"/>
        </w:rPr>
        <w:t>Indemnity</w:t>
      </w:r>
      <w:commentRangeEnd w:id="58"/>
      <w:r w:rsidR="005F5429">
        <w:rPr>
          <w:rStyle w:val="CommentReference"/>
        </w:rPr>
        <w:commentReference w:id="58"/>
      </w:r>
      <w:r w:rsidRPr="00B86C8A">
        <w:rPr>
          <w:rFonts w:ascii="Arial" w:hAnsi="Arial" w:cs="Arial"/>
          <w:sz w:val="22"/>
          <w:szCs w:val="22"/>
        </w:rPr>
        <w:t>:</w:t>
      </w:r>
    </w:p>
    <w:p w14:paraId="5641C05C" w14:textId="2A90DAEF" w:rsidR="00B86C8A" w:rsidRPr="00B86C8A" w:rsidRDefault="00B86C8A" w:rsidP="00B86C8A">
      <w:pPr>
        <w:jc w:val="both"/>
        <w:rPr>
          <w:rFonts w:ascii="Arial" w:hAnsi="Arial" w:cs="Arial"/>
          <w:sz w:val="22"/>
          <w:szCs w:val="22"/>
        </w:rPr>
      </w:pPr>
      <w:r w:rsidRPr="00B86C8A">
        <w:rPr>
          <w:rFonts w:ascii="Arial" w:hAnsi="Arial" w:cs="Arial"/>
          <w:sz w:val="22"/>
          <w:szCs w:val="22"/>
        </w:rPr>
        <w:t xml:space="preserve">The Host shall indemnify and hold harmless the Producer against all </w:t>
      </w:r>
      <w:proofErr w:type="gramStart"/>
      <w:ins w:id="59" w:author="John Buckley" w:date="2025-10-27T09:52:00Z" w16du:dateUtc="2025-10-27T16:52:00Z">
        <w:r w:rsidR="005F5429">
          <w:rPr>
            <w:rFonts w:ascii="Arial" w:hAnsi="Arial" w:cs="Arial"/>
            <w:sz w:val="22"/>
            <w:szCs w:val="22"/>
          </w:rPr>
          <w:t>third party</w:t>
        </w:r>
        <w:proofErr w:type="gramEnd"/>
        <w:r w:rsidR="005F5429">
          <w:rPr>
            <w:rFonts w:ascii="Arial" w:hAnsi="Arial" w:cs="Arial"/>
            <w:sz w:val="22"/>
            <w:szCs w:val="22"/>
          </w:rPr>
          <w:t xml:space="preserve"> </w:t>
        </w:r>
      </w:ins>
      <w:r w:rsidRPr="00B86C8A">
        <w:rPr>
          <w:rFonts w:ascii="Arial" w:hAnsi="Arial" w:cs="Arial"/>
          <w:sz w:val="22"/>
          <w:szCs w:val="22"/>
        </w:rPr>
        <w:t xml:space="preserve">losses, damages, liabilities, claims, and expenses incurred by the Producer arising directly </w:t>
      </w:r>
      <w:del w:id="60" w:author="John Buckley" w:date="2025-10-27T09:52:00Z" w16du:dateUtc="2025-10-27T16:52:00Z">
        <w:r w:rsidRPr="00B86C8A" w:rsidDel="005F5429">
          <w:rPr>
            <w:rFonts w:ascii="Arial" w:hAnsi="Arial" w:cs="Arial"/>
            <w:sz w:val="22"/>
            <w:szCs w:val="22"/>
          </w:rPr>
          <w:delText xml:space="preserve">or indirectly </w:delText>
        </w:r>
      </w:del>
      <w:r w:rsidRPr="00B86C8A">
        <w:rPr>
          <w:rFonts w:ascii="Arial" w:hAnsi="Arial" w:cs="Arial"/>
          <w:sz w:val="22"/>
          <w:szCs w:val="22"/>
        </w:rPr>
        <w:t xml:space="preserve">from any </w:t>
      </w:r>
      <w:ins w:id="61" w:author="John Buckley" w:date="2025-10-27T09:52:00Z" w16du:dateUtc="2025-10-27T16:52:00Z">
        <w:r w:rsidR="005F5429">
          <w:rPr>
            <w:rFonts w:ascii="Arial" w:hAnsi="Arial" w:cs="Arial"/>
            <w:sz w:val="22"/>
            <w:szCs w:val="22"/>
          </w:rPr>
          <w:t xml:space="preserve">material </w:t>
        </w:r>
      </w:ins>
      <w:r w:rsidRPr="00B86C8A">
        <w:rPr>
          <w:rFonts w:ascii="Arial" w:hAnsi="Arial" w:cs="Arial"/>
          <w:sz w:val="22"/>
          <w:szCs w:val="22"/>
        </w:rPr>
        <w:t>breach of the warranties set out in this Clause 10, including but not limited to:</w:t>
      </w:r>
    </w:p>
    <w:p w14:paraId="337D79F7" w14:textId="53F24EA8"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 xml:space="preserve">Direct losses, such as third-party claim amounts, settlements, or </w:t>
      </w:r>
      <w:proofErr w:type="gramStart"/>
      <w:r w:rsidRPr="00B86C8A">
        <w:rPr>
          <w:rFonts w:ascii="Arial" w:hAnsi="Arial" w:cs="Arial"/>
          <w:sz w:val="22"/>
          <w:szCs w:val="22"/>
        </w:rPr>
        <w:t>fines;</w:t>
      </w:r>
      <w:proofErr w:type="gramEnd"/>
    </w:p>
    <w:p w14:paraId="6FBCCBD3" w14:textId="256034D8"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Indirect or consequential losses, including reputational damage and loss of expected benefits; and</w:t>
      </w:r>
    </w:p>
    <w:p w14:paraId="38E4485A" w14:textId="76A71193" w:rsidR="00B86C8A" w:rsidRPr="00B86C8A" w:rsidRDefault="00B86C8A" w:rsidP="00B86C8A">
      <w:pPr>
        <w:pStyle w:val="ListParagraph"/>
        <w:numPr>
          <w:ilvl w:val="0"/>
          <w:numId w:val="14"/>
        </w:numPr>
        <w:jc w:val="both"/>
        <w:rPr>
          <w:rFonts w:ascii="Arial" w:hAnsi="Arial" w:cs="Arial"/>
          <w:sz w:val="22"/>
          <w:szCs w:val="22"/>
        </w:rPr>
      </w:pPr>
      <w:r w:rsidRPr="00B86C8A">
        <w:rPr>
          <w:rFonts w:ascii="Arial" w:hAnsi="Arial" w:cs="Arial"/>
          <w:sz w:val="22"/>
          <w:szCs w:val="22"/>
        </w:rPr>
        <w:t>Reasonable expenses, including attorney’s fees, litigation costs, investigation expenses, and other costs reasonably incurred in connection with such matters.</w:t>
      </w:r>
    </w:p>
    <w:p w14:paraId="28B87159" w14:textId="77777777" w:rsidR="00B86C8A" w:rsidRPr="00B86C8A" w:rsidRDefault="00B86C8A" w:rsidP="00B86C8A">
      <w:pPr>
        <w:jc w:val="both"/>
        <w:rPr>
          <w:rFonts w:ascii="Arial" w:hAnsi="Arial" w:cs="Arial"/>
          <w:sz w:val="22"/>
          <w:szCs w:val="22"/>
        </w:rPr>
      </w:pPr>
      <w:r w:rsidRPr="00B86C8A">
        <w:rPr>
          <w:rFonts w:ascii="Arial" w:hAnsi="Arial" w:cs="Arial"/>
          <w:sz w:val="22"/>
          <w:szCs w:val="22"/>
        </w:rPr>
        <w:t>The indemnification liability under this Clause shall not be limited by the amount of the “Agreed Fee” specified in Clause 8. However, the Host shall not be liable for any losses arising from the Producer’s own fault, gross negligence, or intentional misconduct.</w:t>
      </w:r>
    </w:p>
    <w:p w14:paraId="508FE496" w14:textId="77777777" w:rsidR="003312A3" w:rsidRPr="00C35272" w:rsidRDefault="00000000" w:rsidP="00C35272">
      <w:pPr>
        <w:jc w:val="both"/>
        <w:rPr>
          <w:rFonts w:ascii="Arial" w:hAnsi="Arial" w:cs="Arial"/>
          <w:sz w:val="22"/>
          <w:szCs w:val="22"/>
        </w:rPr>
      </w:pPr>
      <w:r>
        <w:rPr>
          <w:rFonts w:ascii="Arial" w:hAnsi="Arial" w:cs="Arial"/>
          <w:noProof/>
          <w:sz w:val="22"/>
          <w:szCs w:val="22"/>
        </w:rPr>
        <w:lastRenderedPageBreak/>
        <w:pict w14:anchorId="266CFAE3">
          <v:rect id="_x0000_i1035" alt="" style="width:451.3pt;height:.05pt;mso-width-percent:0;mso-height-percent:0;mso-width-percent:0;mso-height-percent:0" o:hralign="center" o:hrstd="t" o:hr="t"/>
        </w:pict>
      </w:r>
    </w:p>
    <w:p w14:paraId="3B412449" w14:textId="77777777" w:rsidR="003312A3" w:rsidRPr="00C35272" w:rsidRDefault="006515CA" w:rsidP="00C35272">
      <w:pPr>
        <w:pStyle w:val="Heading2"/>
        <w:jc w:val="both"/>
        <w:rPr>
          <w:rFonts w:ascii="Arial" w:hAnsi="Arial" w:cs="Arial"/>
          <w:b/>
          <w:bCs/>
          <w:color w:val="auto"/>
          <w:sz w:val="28"/>
          <w:szCs w:val="28"/>
        </w:rPr>
      </w:pPr>
      <w:bookmarkStart w:id="62" w:name="suspension-and-termination"/>
      <w:bookmarkEnd w:id="57"/>
      <w:r w:rsidRPr="00C35272">
        <w:rPr>
          <w:rFonts w:ascii="Arial" w:hAnsi="Arial" w:cs="Arial"/>
          <w:b/>
          <w:bCs/>
          <w:color w:val="auto"/>
          <w:sz w:val="28"/>
          <w:szCs w:val="28"/>
        </w:rPr>
        <w:t>11. Suspension and Termination</w:t>
      </w:r>
    </w:p>
    <w:p w14:paraId="1B954985" w14:textId="77777777" w:rsidR="00910750" w:rsidRDefault="00910750" w:rsidP="00B86C8A">
      <w:pPr>
        <w:pStyle w:val="Compact"/>
        <w:jc w:val="both"/>
        <w:rPr>
          <w:rFonts w:ascii="Arial" w:hAnsi="Arial" w:cs="Arial"/>
          <w:b/>
          <w:bCs/>
          <w:sz w:val="22"/>
          <w:szCs w:val="22"/>
        </w:rPr>
      </w:pPr>
      <w:r>
        <w:rPr>
          <w:rFonts w:ascii="Arial" w:hAnsi="Arial" w:cs="Arial"/>
          <w:b/>
          <w:bCs/>
          <w:sz w:val="22"/>
          <w:szCs w:val="22"/>
        </w:rPr>
        <w:t xml:space="preserve">11.1 </w:t>
      </w:r>
      <w:r w:rsidRPr="00910750">
        <w:rPr>
          <w:rFonts w:ascii="Arial" w:hAnsi="Arial" w:cs="Arial"/>
          <w:b/>
          <w:bCs/>
          <w:sz w:val="22"/>
          <w:szCs w:val="22"/>
        </w:rPr>
        <w:t>Definition of Force Majeure</w:t>
      </w:r>
    </w:p>
    <w:p w14:paraId="7FAC278F" w14:textId="77777777" w:rsidR="00910750" w:rsidRDefault="00910750" w:rsidP="00B86C8A">
      <w:pPr>
        <w:pStyle w:val="Compact"/>
        <w:jc w:val="both"/>
        <w:rPr>
          <w:rFonts w:ascii="Arial" w:hAnsi="Arial" w:cs="Arial"/>
          <w:sz w:val="22"/>
          <w:szCs w:val="22"/>
        </w:rPr>
      </w:pPr>
      <w:r w:rsidRPr="00910750">
        <w:rPr>
          <w:rFonts w:ascii="Arial" w:hAnsi="Arial" w:cs="Arial"/>
          <w:i/>
          <w:iCs/>
          <w:sz w:val="22"/>
          <w:szCs w:val="22"/>
        </w:rPr>
        <w:t>Force Majeure</w:t>
      </w:r>
      <w:r w:rsidRPr="00910750">
        <w:rPr>
          <w:rFonts w:ascii="Arial" w:hAnsi="Arial" w:cs="Arial"/>
          <w:sz w:val="22"/>
          <w:szCs w:val="22"/>
        </w:rPr>
        <w:t xml:space="preserve"> refers to objective circumstances that are unforeseeable, unavoidable, and insurmountable. It includes, but is not limited to, natural disasters such as earthquakes, floods, and typhoons; abnormal social events such as wars, riots, and terrorist attacks; adjustments to policies and regulations issued by national or local governments that render the Agreement unenforceable; and public health emergencies (including infectious disease pandemics as defined by the World Health Organization).</w:t>
      </w:r>
    </w:p>
    <w:p w14:paraId="42A2E0CB" w14:textId="0A768BD1" w:rsidR="00B86C8A" w:rsidRDefault="00910750" w:rsidP="00B86C8A">
      <w:pPr>
        <w:pStyle w:val="Compact"/>
        <w:jc w:val="both"/>
        <w:rPr>
          <w:rFonts w:ascii="Arial" w:hAnsi="Arial" w:cs="Arial"/>
          <w:sz w:val="22"/>
          <w:szCs w:val="22"/>
        </w:rPr>
      </w:pPr>
      <w:r w:rsidRPr="00910750">
        <w:rPr>
          <w:rFonts w:ascii="Arial" w:hAnsi="Arial" w:cs="Arial"/>
          <w:sz w:val="22"/>
          <w:szCs w:val="22"/>
        </w:rPr>
        <w:t>After the occurrence of a Force Majeure event, the affected party shall notify the other party within twenty-four (24) hours and provide relevant supporting documentation (such as government announcements, news reports, or medical institution certificates). The parties shall promptly negotiate a follow-up handling plan in good faith.</w:t>
      </w:r>
    </w:p>
    <w:p w14:paraId="4E8947A5" w14:textId="77777777" w:rsidR="00910750" w:rsidRDefault="00910750" w:rsidP="00B86C8A">
      <w:pPr>
        <w:pStyle w:val="Compact"/>
        <w:jc w:val="both"/>
        <w:rPr>
          <w:rFonts w:ascii="Arial" w:hAnsi="Arial" w:cs="Arial"/>
          <w:sz w:val="22"/>
          <w:szCs w:val="22"/>
        </w:rPr>
      </w:pPr>
    </w:p>
    <w:p w14:paraId="4D817D80" w14:textId="42861906" w:rsidR="00910750" w:rsidRDefault="00B86C8A" w:rsidP="00B86C8A">
      <w:pPr>
        <w:pStyle w:val="Compact"/>
        <w:jc w:val="both"/>
        <w:rPr>
          <w:rFonts w:ascii="Arial" w:hAnsi="Arial" w:cs="Arial"/>
          <w:b/>
          <w:bCs/>
          <w:sz w:val="22"/>
          <w:szCs w:val="22"/>
        </w:rPr>
      </w:pPr>
      <w:r>
        <w:rPr>
          <w:rFonts w:ascii="Arial" w:hAnsi="Arial" w:cs="Arial"/>
          <w:b/>
          <w:bCs/>
          <w:sz w:val="22"/>
          <w:szCs w:val="22"/>
        </w:rPr>
        <w:t>11.</w:t>
      </w:r>
      <w:r w:rsidR="00910750">
        <w:rPr>
          <w:rFonts w:ascii="Arial" w:hAnsi="Arial" w:cs="Arial"/>
          <w:b/>
          <w:bCs/>
          <w:sz w:val="22"/>
          <w:szCs w:val="22"/>
        </w:rPr>
        <w:t>2</w:t>
      </w:r>
      <w:r>
        <w:rPr>
          <w:rFonts w:ascii="Arial" w:hAnsi="Arial" w:cs="Arial"/>
          <w:b/>
          <w:bCs/>
          <w:sz w:val="22"/>
          <w:szCs w:val="22"/>
        </w:rPr>
        <w:t xml:space="preserve"> </w:t>
      </w:r>
      <w:r w:rsidRPr="00B86C8A">
        <w:rPr>
          <w:rFonts w:ascii="Arial" w:hAnsi="Arial" w:cs="Arial"/>
          <w:b/>
          <w:bCs/>
          <w:sz w:val="22"/>
          <w:szCs w:val="22"/>
        </w:rPr>
        <w:t>Suspension of Obligations</w:t>
      </w:r>
    </w:p>
    <w:p w14:paraId="55A515D5" w14:textId="53467410" w:rsidR="00B86C8A" w:rsidRPr="00B86C8A" w:rsidRDefault="00B86C8A" w:rsidP="00B86C8A">
      <w:pPr>
        <w:pStyle w:val="Compact"/>
        <w:jc w:val="both"/>
        <w:rPr>
          <w:rFonts w:ascii="Arial" w:hAnsi="Arial" w:cs="Arial"/>
          <w:b/>
          <w:bCs/>
          <w:sz w:val="22"/>
          <w:szCs w:val="22"/>
        </w:rPr>
      </w:pPr>
      <w:r w:rsidRPr="00B86C8A">
        <w:rPr>
          <w:rFonts w:ascii="Arial" w:hAnsi="Arial" w:cs="Arial"/>
          <w:sz w:val="22"/>
          <w:szCs w:val="22"/>
        </w:rPr>
        <w:t>Either party may suspend the performance of its obligations under this Agreement by giving written notice to the other party if:</w:t>
      </w:r>
    </w:p>
    <w:p w14:paraId="0491E931" w14:textId="3943725B" w:rsidR="00B86C8A" w:rsidRDefault="00B86C8A" w:rsidP="00B86C8A">
      <w:pPr>
        <w:pStyle w:val="Compact"/>
        <w:jc w:val="both"/>
        <w:rPr>
          <w:rFonts w:ascii="Arial" w:hAnsi="Arial" w:cs="Arial"/>
          <w:sz w:val="22"/>
          <w:szCs w:val="22"/>
        </w:rPr>
      </w:pPr>
      <w:r w:rsidRPr="00B86C8A">
        <w:rPr>
          <w:rFonts w:ascii="Arial" w:hAnsi="Arial" w:cs="Arial"/>
          <w:sz w:val="22"/>
          <w:szCs w:val="22"/>
        </w:rPr>
        <w:t>(a) the other party materially breaches any provision of this Agreement and fails to remedy such breach within fifteen (15) working days after receiving written notice requiring such remedy;</w:t>
      </w:r>
      <w:r w:rsidRPr="00B86C8A">
        <w:rPr>
          <w:rFonts w:ascii="Arial" w:hAnsi="Arial" w:cs="Arial"/>
          <w:sz w:val="22"/>
          <w:szCs w:val="22"/>
        </w:rPr>
        <w:br/>
        <w:t>(b) a Force Majeure event occurs and continues for more than thirty (30) consecutive days, making it impossible for either party to perform its core obligations under this Agreement; or</w:t>
      </w:r>
      <w:r w:rsidRPr="00B86C8A">
        <w:rPr>
          <w:rFonts w:ascii="Arial" w:hAnsi="Arial" w:cs="Arial"/>
          <w:sz w:val="22"/>
          <w:szCs w:val="22"/>
        </w:rPr>
        <w:br/>
        <w:t>(c) the other party becomes insolvent, files for bankruptcy, or enters into liquidation proceedings (whether voluntary or involuntary).</w:t>
      </w:r>
    </w:p>
    <w:p w14:paraId="3BD58BEA" w14:textId="77777777" w:rsidR="00B86C8A" w:rsidRPr="00B86C8A" w:rsidRDefault="00B86C8A" w:rsidP="00B86C8A">
      <w:pPr>
        <w:pStyle w:val="Compact"/>
        <w:jc w:val="both"/>
        <w:rPr>
          <w:rFonts w:ascii="Arial" w:hAnsi="Arial" w:cs="Arial"/>
          <w:sz w:val="22"/>
          <w:szCs w:val="22"/>
        </w:rPr>
      </w:pPr>
    </w:p>
    <w:p w14:paraId="3A28CB29" w14:textId="5DF73F38" w:rsidR="00B86C8A" w:rsidRDefault="00B86C8A" w:rsidP="00B86C8A">
      <w:pPr>
        <w:pStyle w:val="Compact"/>
        <w:jc w:val="both"/>
        <w:rPr>
          <w:rFonts w:ascii="Arial" w:hAnsi="Arial" w:cs="Arial"/>
          <w:b/>
          <w:bCs/>
          <w:sz w:val="22"/>
          <w:szCs w:val="22"/>
        </w:rPr>
      </w:pPr>
      <w:r>
        <w:rPr>
          <w:rFonts w:ascii="Arial" w:hAnsi="Arial" w:cs="Arial"/>
          <w:b/>
          <w:bCs/>
          <w:sz w:val="22"/>
          <w:szCs w:val="22"/>
        </w:rPr>
        <w:t>11.</w:t>
      </w:r>
      <w:r w:rsidR="00910750">
        <w:rPr>
          <w:rFonts w:ascii="Arial" w:hAnsi="Arial" w:cs="Arial"/>
          <w:b/>
          <w:bCs/>
          <w:sz w:val="22"/>
          <w:szCs w:val="22"/>
        </w:rPr>
        <w:t>3</w:t>
      </w:r>
      <w:r>
        <w:rPr>
          <w:rFonts w:ascii="Arial" w:hAnsi="Arial" w:cs="Arial"/>
          <w:b/>
          <w:bCs/>
          <w:sz w:val="22"/>
          <w:szCs w:val="22"/>
        </w:rPr>
        <w:t xml:space="preserve"> </w:t>
      </w:r>
      <w:r w:rsidRPr="00B86C8A">
        <w:rPr>
          <w:rFonts w:ascii="Arial" w:hAnsi="Arial" w:cs="Arial"/>
          <w:b/>
          <w:bCs/>
          <w:sz w:val="22"/>
          <w:szCs w:val="22"/>
        </w:rPr>
        <w:t>Termination</w:t>
      </w:r>
    </w:p>
    <w:p w14:paraId="738F1CE9" w14:textId="4A06AA40" w:rsidR="00B86C8A" w:rsidRDefault="00B86C8A" w:rsidP="00B86C8A">
      <w:pPr>
        <w:pStyle w:val="Compact"/>
        <w:jc w:val="both"/>
        <w:rPr>
          <w:rFonts w:ascii="Arial" w:hAnsi="Arial" w:cs="Arial"/>
          <w:sz w:val="22"/>
          <w:szCs w:val="22"/>
        </w:rPr>
      </w:pPr>
      <w:r w:rsidRPr="00B86C8A">
        <w:rPr>
          <w:rFonts w:ascii="Arial" w:hAnsi="Arial" w:cs="Arial"/>
          <w:sz w:val="22"/>
          <w:szCs w:val="22"/>
        </w:rPr>
        <w:t>Either party may terminate this Agreement immediately by giving written notice to the other party if:</w:t>
      </w:r>
      <w:r w:rsidRPr="00B86C8A">
        <w:rPr>
          <w:rFonts w:ascii="Arial" w:hAnsi="Arial" w:cs="Arial"/>
          <w:sz w:val="22"/>
          <w:szCs w:val="22"/>
        </w:rPr>
        <w:br/>
        <w:t xml:space="preserve">(a) the other party’s material breach of this Agreement causes significant damage to the non-breaching party and cannot be </w:t>
      </w:r>
      <w:proofErr w:type="gramStart"/>
      <w:r w:rsidRPr="00B86C8A">
        <w:rPr>
          <w:rFonts w:ascii="Arial" w:hAnsi="Arial" w:cs="Arial"/>
          <w:sz w:val="22"/>
          <w:szCs w:val="22"/>
        </w:rPr>
        <w:t>remedied;</w:t>
      </w:r>
      <w:proofErr w:type="gramEnd"/>
    </w:p>
    <w:p w14:paraId="24AC0B18" w14:textId="5E70A790" w:rsidR="00B86C8A" w:rsidRDefault="00B86C8A" w:rsidP="00B86C8A">
      <w:pPr>
        <w:pStyle w:val="Compact"/>
        <w:jc w:val="both"/>
        <w:rPr>
          <w:rFonts w:ascii="Arial" w:hAnsi="Arial" w:cs="Arial"/>
          <w:sz w:val="22"/>
          <w:szCs w:val="22"/>
        </w:rPr>
      </w:pPr>
      <w:r w:rsidRPr="00B86C8A">
        <w:rPr>
          <w:rFonts w:ascii="Arial" w:hAnsi="Arial" w:cs="Arial"/>
          <w:sz w:val="22"/>
          <w:szCs w:val="22"/>
        </w:rPr>
        <w:t>(b) the suspended obligations under Clause 11.</w:t>
      </w:r>
      <w:r w:rsidR="00910750">
        <w:rPr>
          <w:rFonts w:ascii="Arial" w:hAnsi="Arial" w:cs="Arial"/>
          <w:sz w:val="22"/>
          <w:szCs w:val="22"/>
        </w:rPr>
        <w:t>2</w:t>
      </w:r>
      <w:r w:rsidRPr="00B86C8A">
        <w:rPr>
          <w:rFonts w:ascii="Arial" w:hAnsi="Arial" w:cs="Arial"/>
          <w:sz w:val="22"/>
          <w:szCs w:val="22"/>
        </w:rPr>
        <w:t xml:space="preserve"> remain unperformable for more than sixty (60) days; or</w:t>
      </w:r>
    </w:p>
    <w:p w14:paraId="6CAB9D18" w14:textId="5D23B7A0" w:rsidR="00B86C8A" w:rsidRDefault="00B86C8A" w:rsidP="00B86C8A">
      <w:pPr>
        <w:pStyle w:val="Compact"/>
        <w:jc w:val="both"/>
        <w:rPr>
          <w:rFonts w:ascii="Arial" w:hAnsi="Arial" w:cs="Arial"/>
          <w:sz w:val="22"/>
          <w:szCs w:val="22"/>
        </w:rPr>
      </w:pPr>
      <w:r w:rsidRPr="00B86C8A">
        <w:rPr>
          <w:rFonts w:ascii="Arial" w:hAnsi="Arial" w:cs="Arial"/>
          <w:sz w:val="22"/>
          <w:szCs w:val="22"/>
        </w:rPr>
        <w:t xml:space="preserve">(c) </w:t>
      </w:r>
      <w:ins w:id="63" w:author="John Buckley" w:date="2025-10-27T09:54:00Z" w16du:dateUtc="2025-10-27T16:54:00Z">
        <w:r w:rsidR="005F5429">
          <w:rPr>
            <w:rFonts w:ascii="Arial" w:hAnsi="Arial" w:cs="Arial"/>
            <w:sz w:val="22"/>
            <w:szCs w:val="22"/>
          </w:rPr>
          <w:t xml:space="preserve">during the Term (or prior to the Term which becomes public for the first time during the Term) </w:t>
        </w:r>
      </w:ins>
      <w:r w:rsidRPr="00B86C8A">
        <w:rPr>
          <w:rFonts w:ascii="Arial" w:hAnsi="Arial" w:cs="Arial"/>
          <w:sz w:val="22"/>
          <w:szCs w:val="22"/>
        </w:rPr>
        <w:t xml:space="preserve">the Host </w:t>
      </w:r>
      <w:del w:id="64" w:author="John Buckley" w:date="2025-10-27T09:53:00Z" w16du:dateUtc="2025-10-27T16:53:00Z">
        <w:r w:rsidRPr="00B86C8A" w:rsidDel="005F5429">
          <w:rPr>
            <w:rFonts w:ascii="Arial" w:hAnsi="Arial" w:cs="Arial"/>
            <w:sz w:val="22"/>
            <w:szCs w:val="22"/>
          </w:rPr>
          <w:delText>is found to have engaged</w:delText>
        </w:r>
      </w:del>
      <w:ins w:id="65" w:author="John Buckley" w:date="2025-10-27T09:53:00Z" w16du:dateUtc="2025-10-27T16:53:00Z">
        <w:r w:rsidR="005F5429">
          <w:rPr>
            <w:rFonts w:ascii="Arial" w:hAnsi="Arial" w:cs="Arial"/>
            <w:sz w:val="22"/>
            <w:szCs w:val="22"/>
          </w:rPr>
          <w:t>engages</w:t>
        </w:r>
      </w:ins>
      <w:r w:rsidRPr="00B86C8A">
        <w:rPr>
          <w:rFonts w:ascii="Arial" w:hAnsi="Arial" w:cs="Arial"/>
          <w:sz w:val="22"/>
          <w:szCs w:val="22"/>
        </w:rPr>
        <w:t xml:space="preserve"> in illegal or unethical conduct (including but not limited to fraud, defamation, or violation of U.S. broadcasting standards) that harms or is likely to harm the reputation of the Producer or TikTok.</w:t>
      </w:r>
    </w:p>
    <w:p w14:paraId="7157B6D3" w14:textId="77777777" w:rsidR="00B86C8A" w:rsidRPr="00B86C8A" w:rsidRDefault="00B86C8A" w:rsidP="00B86C8A">
      <w:pPr>
        <w:pStyle w:val="Compact"/>
        <w:jc w:val="both"/>
        <w:rPr>
          <w:rFonts w:ascii="Arial" w:hAnsi="Arial" w:cs="Arial"/>
          <w:b/>
          <w:bCs/>
          <w:sz w:val="22"/>
          <w:szCs w:val="22"/>
        </w:rPr>
      </w:pPr>
    </w:p>
    <w:p w14:paraId="70CD56DE" w14:textId="6A88FAE8" w:rsidR="00B86C8A" w:rsidRDefault="00B86C8A" w:rsidP="00B86C8A">
      <w:pPr>
        <w:pStyle w:val="Compact"/>
        <w:jc w:val="both"/>
        <w:rPr>
          <w:rFonts w:ascii="Arial" w:hAnsi="Arial" w:cs="Arial"/>
          <w:b/>
          <w:bCs/>
          <w:sz w:val="22"/>
          <w:szCs w:val="22"/>
        </w:rPr>
      </w:pPr>
      <w:r>
        <w:rPr>
          <w:rFonts w:ascii="Arial" w:hAnsi="Arial" w:cs="Arial"/>
          <w:b/>
          <w:bCs/>
          <w:sz w:val="22"/>
          <w:szCs w:val="22"/>
        </w:rPr>
        <w:t>11.</w:t>
      </w:r>
      <w:r w:rsidR="00910750">
        <w:rPr>
          <w:rFonts w:ascii="Arial" w:hAnsi="Arial" w:cs="Arial"/>
          <w:b/>
          <w:bCs/>
          <w:sz w:val="22"/>
          <w:szCs w:val="22"/>
        </w:rPr>
        <w:t>4</w:t>
      </w:r>
      <w:r>
        <w:rPr>
          <w:rFonts w:ascii="Arial" w:hAnsi="Arial" w:cs="Arial"/>
          <w:b/>
          <w:bCs/>
          <w:sz w:val="22"/>
          <w:szCs w:val="22"/>
        </w:rPr>
        <w:t xml:space="preserve"> </w:t>
      </w:r>
      <w:r w:rsidRPr="00B86C8A">
        <w:rPr>
          <w:rFonts w:ascii="Arial" w:hAnsi="Arial" w:cs="Arial"/>
          <w:b/>
          <w:bCs/>
          <w:sz w:val="22"/>
          <w:szCs w:val="22"/>
        </w:rPr>
        <w:t>Consequences of Termination</w:t>
      </w:r>
    </w:p>
    <w:p w14:paraId="3B598A8A" w14:textId="77777777" w:rsidR="00B86C8A" w:rsidRDefault="00B86C8A" w:rsidP="00B86C8A">
      <w:pPr>
        <w:pStyle w:val="Compact"/>
        <w:jc w:val="both"/>
        <w:rPr>
          <w:rFonts w:ascii="Arial" w:hAnsi="Arial" w:cs="Arial"/>
          <w:sz w:val="22"/>
          <w:szCs w:val="22"/>
        </w:rPr>
      </w:pPr>
      <w:r w:rsidRPr="00B86C8A">
        <w:rPr>
          <w:rFonts w:ascii="Arial" w:hAnsi="Arial" w:cs="Arial"/>
          <w:sz w:val="22"/>
          <w:szCs w:val="22"/>
        </w:rPr>
        <w:t>Within ten (10) working days after termination of this Agreement, both parties shall complete the following actions:</w:t>
      </w:r>
    </w:p>
    <w:p w14:paraId="4DCF4750" w14:textId="77777777" w:rsidR="00B86C8A" w:rsidRDefault="00B86C8A" w:rsidP="00B86C8A">
      <w:pPr>
        <w:pStyle w:val="Compact"/>
        <w:jc w:val="both"/>
        <w:rPr>
          <w:rFonts w:ascii="Arial" w:hAnsi="Arial" w:cs="Arial"/>
          <w:sz w:val="22"/>
          <w:szCs w:val="22"/>
        </w:rPr>
      </w:pPr>
      <w:r w:rsidRPr="00B86C8A">
        <w:rPr>
          <w:rFonts w:ascii="Arial" w:hAnsi="Arial" w:cs="Arial"/>
          <w:sz w:val="22"/>
          <w:szCs w:val="22"/>
        </w:rPr>
        <w:t xml:space="preserve">(a) the Host shall return all Program-related materials (including but not limited to rehearsal recordings, scripts, and promotional assets) to the Producer and shall not retain copies or use such materials without written </w:t>
      </w:r>
      <w:proofErr w:type="gramStart"/>
      <w:r w:rsidRPr="00B86C8A">
        <w:rPr>
          <w:rFonts w:ascii="Arial" w:hAnsi="Arial" w:cs="Arial"/>
          <w:sz w:val="22"/>
          <w:szCs w:val="22"/>
        </w:rPr>
        <w:t>authorization;</w:t>
      </w:r>
      <w:proofErr w:type="gramEnd"/>
    </w:p>
    <w:p w14:paraId="0EB69D92" w14:textId="42CB1284" w:rsidR="00B86C8A" w:rsidRPr="00B86C8A" w:rsidRDefault="00B86C8A" w:rsidP="00B86C8A">
      <w:pPr>
        <w:pStyle w:val="Compact"/>
        <w:jc w:val="both"/>
        <w:rPr>
          <w:rFonts w:ascii="Arial" w:hAnsi="Arial" w:cs="Arial"/>
          <w:sz w:val="22"/>
          <w:szCs w:val="22"/>
        </w:rPr>
      </w:pPr>
      <w:r w:rsidRPr="00B86C8A">
        <w:rPr>
          <w:rFonts w:ascii="Arial" w:hAnsi="Arial" w:cs="Arial"/>
          <w:sz w:val="22"/>
          <w:szCs w:val="22"/>
        </w:rPr>
        <w:t xml:space="preserve">(b) if termination is due to reasons attributable to the Producer (and not the Host’s breach), the Producer shall pay the Host the </w:t>
      </w:r>
      <w:del w:id="66" w:author="John Buckley" w:date="2025-10-27T09:54:00Z" w16du:dateUtc="2025-10-27T16:54:00Z">
        <w:r w:rsidRPr="00B86C8A" w:rsidDel="005F5429">
          <w:rPr>
            <w:rFonts w:ascii="Arial" w:hAnsi="Arial" w:cs="Arial"/>
            <w:sz w:val="22"/>
            <w:szCs w:val="22"/>
          </w:rPr>
          <w:delText>portion of</w:delText>
        </w:r>
      </w:del>
      <w:ins w:id="67" w:author="John Buckley" w:date="2025-10-27T09:54:00Z" w16du:dateUtc="2025-10-27T16:54:00Z">
        <w:r w:rsidR="005F5429">
          <w:rPr>
            <w:rFonts w:ascii="Arial" w:hAnsi="Arial" w:cs="Arial"/>
            <w:sz w:val="22"/>
            <w:szCs w:val="22"/>
          </w:rPr>
          <w:t>full amount of the</w:t>
        </w:r>
      </w:ins>
      <w:r w:rsidRPr="00B86C8A">
        <w:rPr>
          <w:rFonts w:ascii="Arial" w:hAnsi="Arial" w:cs="Arial"/>
          <w:sz w:val="22"/>
          <w:szCs w:val="22"/>
        </w:rPr>
        <w:t xml:space="preserve"> fee</w:t>
      </w:r>
      <w:del w:id="68" w:author="John Buckley" w:date="2025-10-27T09:54:00Z" w16du:dateUtc="2025-10-27T16:54:00Z">
        <w:r w:rsidRPr="00B86C8A" w:rsidDel="005F5429">
          <w:rPr>
            <w:rFonts w:ascii="Arial" w:hAnsi="Arial" w:cs="Arial"/>
            <w:sz w:val="22"/>
            <w:szCs w:val="22"/>
          </w:rPr>
          <w:delText>s</w:delText>
        </w:r>
      </w:del>
      <w:r w:rsidRPr="00B86C8A">
        <w:rPr>
          <w:rFonts w:ascii="Arial" w:hAnsi="Arial" w:cs="Arial"/>
          <w:sz w:val="22"/>
          <w:szCs w:val="22"/>
        </w:rPr>
        <w:t xml:space="preserve"> </w:t>
      </w:r>
      <w:del w:id="69" w:author="John Buckley" w:date="2025-10-27T09:54:00Z" w16du:dateUtc="2025-10-27T16:54:00Z">
        <w:r w:rsidRPr="00B86C8A" w:rsidDel="005F5429">
          <w:rPr>
            <w:rFonts w:ascii="Arial" w:hAnsi="Arial" w:cs="Arial"/>
            <w:sz w:val="22"/>
            <w:szCs w:val="22"/>
          </w:rPr>
          <w:delText xml:space="preserve">corresponding to the services already completed as of the termination date </w:delText>
        </w:r>
      </w:del>
      <w:r w:rsidRPr="00B86C8A">
        <w:rPr>
          <w:rFonts w:ascii="Arial" w:hAnsi="Arial" w:cs="Arial"/>
          <w:sz w:val="22"/>
          <w:szCs w:val="22"/>
        </w:rPr>
        <w:t>and reimburse the Host for reasonable travel and living expenses already incurred; if termination results from the Host’s breach, the Producer shall have the right to withhold unpaid fees</w:t>
      </w:r>
      <w:del w:id="70" w:author="John Buckley" w:date="2025-10-27T09:54:00Z" w16du:dateUtc="2025-10-27T16:54:00Z">
        <w:r w:rsidRPr="00B86C8A" w:rsidDel="005F5429">
          <w:rPr>
            <w:rFonts w:ascii="Arial" w:hAnsi="Arial" w:cs="Arial"/>
            <w:sz w:val="22"/>
            <w:szCs w:val="22"/>
          </w:rPr>
          <w:delText xml:space="preserve"> and may require repayment of any fees already paid</w:delText>
        </w:r>
      </w:del>
      <w:r w:rsidRPr="00B86C8A">
        <w:rPr>
          <w:rFonts w:ascii="Arial" w:hAnsi="Arial" w:cs="Arial"/>
          <w:sz w:val="22"/>
          <w:szCs w:val="22"/>
        </w:rPr>
        <w:t>; and</w:t>
      </w:r>
      <w:r w:rsidRPr="00B86C8A">
        <w:rPr>
          <w:rFonts w:ascii="Arial" w:hAnsi="Arial" w:cs="Arial"/>
          <w:sz w:val="22"/>
          <w:szCs w:val="22"/>
        </w:rPr>
        <w:br/>
      </w:r>
      <w:r w:rsidRPr="00B86C8A">
        <w:rPr>
          <w:rFonts w:ascii="Arial" w:hAnsi="Arial" w:cs="Arial"/>
          <w:sz w:val="22"/>
          <w:szCs w:val="22"/>
        </w:rPr>
        <w:lastRenderedPageBreak/>
        <w:t>(c) Clauses 7 (Intellectual Property Rights), 10 (Warranties and Indemnity), 15 (Confidentiality), 16 (Data Protection), and this Clause 11 shall survive and remain in full force after termination.</w:t>
      </w:r>
    </w:p>
    <w:p w14:paraId="17E536F6" w14:textId="77777777" w:rsidR="00B86C8A" w:rsidRPr="00C35272" w:rsidRDefault="00B86C8A" w:rsidP="00B86C8A">
      <w:pPr>
        <w:pStyle w:val="Compact"/>
        <w:jc w:val="both"/>
        <w:rPr>
          <w:rFonts w:ascii="Arial" w:hAnsi="Arial" w:cs="Arial"/>
          <w:sz w:val="22"/>
          <w:szCs w:val="22"/>
        </w:rPr>
      </w:pPr>
    </w:p>
    <w:p w14:paraId="4A941AE4"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126F9D77">
          <v:rect id="_x0000_i1036" alt="" style="width:451.3pt;height:.05pt;mso-width-percent:0;mso-height-percent:0;mso-width-percent:0;mso-height-percent:0" o:hralign="center" o:hrstd="t" o:hr="t"/>
        </w:pict>
      </w:r>
    </w:p>
    <w:p w14:paraId="2ED88415" w14:textId="4B442591" w:rsidR="003312A3" w:rsidRPr="00C35272" w:rsidDel="005F5429" w:rsidRDefault="006515CA" w:rsidP="00C35272">
      <w:pPr>
        <w:pStyle w:val="Heading2"/>
        <w:jc w:val="both"/>
        <w:rPr>
          <w:del w:id="71" w:author="John Buckley" w:date="2025-10-27T09:55:00Z" w16du:dateUtc="2025-10-27T16:55:00Z"/>
          <w:rFonts w:ascii="Arial" w:hAnsi="Arial" w:cs="Arial"/>
          <w:b/>
          <w:bCs/>
          <w:color w:val="auto"/>
          <w:sz w:val="28"/>
          <w:szCs w:val="28"/>
        </w:rPr>
      </w:pPr>
      <w:bookmarkStart w:id="72" w:name="limitation-of-liability"/>
      <w:bookmarkEnd w:id="62"/>
      <w:del w:id="73" w:author="John Buckley" w:date="2025-10-27T09:55:00Z" w16du:dateUtc="2025-10-27T16:55:00Z">
        <w:r w:rsidRPr="00C35272" w:rsidDel="005F5429">
          <w:rPr>
            <w:rFonts w:ascii="Arial" w:hAnsi="Arial" w:cs="Arial"/>
            <w:b/>
            <w:bCs/>
            <w:color w:val="auto"/>
            <w:sz w:val="28"/>
            <w:szCs w:val="28"/>
          </w:rPr>
          <w:delText>12. Limitation of Liability</w:delText>
        </w:r>
      </w:del>
    </w:p>
    <w:p w14:paraId="434FD8A5" w14:textId="1BCAE702" w:rsidR="003312A3" w:rsidRPr="00C35272" w:rsidDel="005F5429" w:rsidRDefault="006515CA" w:rsidP="00C35272">
      <w:pPr>
        <w:pStyle w:val="FirstParagraph"/>
        <w:jc w:val="both"/>
        <w:rPr>
          <w:del w:id="74" w:author="John Buckley" w:date="2025-10-27T09:55:00Z" w16du:dateUtc="2025-10-27T16:55:00Z"/>
          <w:rFonts w:ascii="Arial" w:hAnsi="Arial" w:cs="Arial"/>
          <w:sz w:val="22"/>
          <w:szCs w:val="22"/>
        </w:rPr>
      </w:pPr>
      <w:del w:id="75" w:author="John Buckley" w:date="2025-10-27T09:55:00Z" w16du:dateUtc="2025-10-27T16:55:00Z">
        <w:r w:rsidRPr="00C35272" w:rsidDel="005F5429">
          <w:rPr>
            <w:rFonts w:ascii="Arial" w:hAnsi="Arial" w:cs="Arial"/>
            <w:sz w:val="22"/>
            <w:szCs w:val="22"/>
          </w:rPr>
          <w:delText>Producer is not liable for:</w:delText>
        </w:r>
      </w:del>
    </w:p>
    <w:p w14:paraId="69370290" w14:textId="548B3CDB" w:rsidR="003312A3" w:rsidRPr="00C35272" w:rsidDel="005F5429" w:rsidRDefault="006515CA" w:rsidP="00C35272">
      <w:pPr>
        <w:pStyle w:val="Compact"/>
        <w:numPr>
          <w:ilvl w:val="0"/>
          <w:numId w:val="8"/>
        </w:numPr>
        <w:jc w:val="both"/>
        <w:rPr>
          <w:del w:id="76" w:author="John Buckley" w:date="2025-10-27T09:55:00Z" w16du:dateUtc="2025-10-27T16:55:00Z"/>
          <w:rFonts w:ascii="Arial" w:hAnsi="Arial" w:cs="Arial"/>
          <w:sz w:val="22"/>
          <w:szCs w:val="22"/>
        </w:rPr>
      </w:pPr>
      <w:del w:id="77" w:author="John Buckley" w:date="2025-10-27T09:55:00Z" w16du:dateUtc="2025-10-27T16:55:00Z">
        <w:r w:rsidRPr="00C35272" w:rsidDel="005F5429">
          <w:rPr>
            <w:rFonts w:ascii="Arial" w:hAnsi="Arial" w:cs="Arial"/>
            <w:sz w:val="22"/>
            <w:szCs w:val="22"/>
          </w:rPr>
          <w:delText>Loss of publicity or opportunity</w:delText>
        </w:r>
      </w:del>
    </w:p>
    <w:p w14:paraId="7E6A393B" w14:textId="330F5197" w:rsidR="003312A3" w:rsidRPr="00C35272" w:rsidDel="005F5429" w:rsidRDefault="006515CA" w:rsidP="00C35272">
      <w:pPr>
        <w:pStyle w:val="Compact"/>
        <w:numPr>
          <w:ilvl w:val="0"/>
          <w:numId w:val="8"/>
        </w:numPr>
        <w:jc w:val="both"/>
        <w:rPr>
          <w:del w:id="78" w:author="John Buckley" w:date="2025-10-27T09:55:00Z" w16du:dateUtc="2025-10-27T16:55:00Z"/>
          <w:rFonts w:ascii="Arial" w:hAnsi="Arial" w:cs="Arial"/>
          <w:sz w:val="22"/>
          <w:szCs w:val="22"/>
        </w:rPr>
      </w:pPr>
      <w:del w:id="79" w:author="John Buckley" w:date="2025-10-27T09:55:00Z" w16du:dateUtc="2025-10-27T16:55:00Z">
        <w:r w:rsidRPr="00C35272" w:rsidDel="005F5429">
          <w:rPr>
            <w:rFonts w:ascii="Arial" w:hAnsi="Arial" w:cs="Arial"/>
            <w:sz w:val="22"/>
            <w:szCs w:val="22"/>
          </w:rPr>
          <w:delText>Personal injury, illness, or death except due to gross negligence</w:delText>
        </w:r>
      </w:del>
    </w:p>
    <w:p w14:paraId="4C22945A"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01735900">
          <v:rect id="_x0000_i1037" alt="" style="width:451.3pt;height:.05pt;mso-width-percent:0;mso-height-percent:0;mso-width-percent:0;mso-height-percent:0" o:hralign="center" o:hrstd="t" o:hr="t"/>
        </w:pict>
      </w:r>
    </w:p>
    <w:p w14:paraId="65A22D90" w14:textId="77777777" w:rsidR="003312A3" w:rsidRPr="00C35272" w:rsidRDefault="006515CA" w:rsidP="00C35272">
      <w:pPr>
        <w:pStyle w:val="Heading2"/>
        <w:jc w:val="both"/>
        <w:rPr>
          <w:rFonts w:ascii="Arial" w:hAnsi="Arial" w:cs="Arial"/>
          <w:b/>
          <w:bCs/>
          <w:color w:val="auto"/>
          <w:sz w:val="28"/>
          <w:szCs w:val="28"/>
        </w:rPr>
      </w:pPr>
      <w:bookmarkStart w:id="80" w:name="entire-agreement-and-governing-law"/>
      <w:bookmarkEnd w:id="72"/>
      <w:r w:rsidRPr="00C35272">
        <w:rPr>
          <w:rFonts w:ascii="Arial" w:hAnsi="Arial" w:cs="Arial"/>
          <w:b/>
          <w:bCs/>
          <w:color w:val="auto"/>
          <w:sz w:val="28"/>
          <w:szCs w:val="28"/>
        </w:rPr>
        <w:t>13. Entire Agreement and Governing Law</w:t>
      </w:r>
    </w:p>
    <w:p w14:paraId="3C7C5D5B" w14:textId="6DF1232F" w:rsidR="00910750" w:rsidRPr="00910750" w:rsidRDefault="00910750" w:rsidP="00910750">
      <w:pPr>
        <w:jc w:val="both"/>
        <w:rPr>
          <w:rFonts w:ascii="Arial" w:hAnsi="Arial" w:cs="Arial"/>
          <w:sz w:val="22"/>
          <w:szCs w:val="22"/>
        </w:rPr>
      </w:pPr>
      <w:r w:rsidRPr="00910750">
        <w:rPr>
          <w:rFonts w:ascii="Arial" w:hAnsi="Arial" w:cs="Arial"/>
          <w:sz w:val="22"/>
          <w:szCs w:val="22"/>
        </w:rPr>
        <w:t>This Agreement (including all Schedules attached hereto) constitutes the entire agreement between the parties with respect to the subject matter hereof and supersedes all prior oral or written agreements, understandings, and negotiations between the parties relating to such subject matter.</w:t>
      </w:r>
    </w:p>
    <w:p w14:paraId="0A164C92" w14:textId="4FA99BC2" w:rsidR="00910750" w:rsidRPr="00910750" w:rsidRDefault="00910750" w:rsidP="00910750">
      <w:pPr>
        <w:jc w:val="both"/>
        <w:rPr>
          <w:rFonts w:ascii="Arial" w:hAnsi="Arial" w:cs="Arial"/>
          <w:sz w:val="22"/>
          <w:szCs w:val="22"/>
        </w:rPr>
      </w:pPr>
      <w:r w:rsidRPr="00910750">
        <w:rPr>
          <w:rFonts w:ascii="Arial" w:hAnsi="Arial" w:cs="Arial"/>
          <w:sz w:val="22"/>
          <w:szCs w:val="22"/>
        </w:rPr>
        <w:t>Any amendment or supplement to this Agreement shall be valid only if made in writing and signed by duly authorized representatives of both parties.</w:t>
      </w:r>
    </w:p>
    <w:p w14:paraId="14842EB8" w14:textId="3B4252DA" w:rsidR="00910750" w:rsidRPr="00910750" w:rsidRDefault="00910750" w:rsidP="00910750">
      <w:pPr>
        <w:jc w:val="both"/>
        <w:rPr>
          <w:rFonts w:ascii="Arial" w:hAnsi="Arial" w:cs="Arial"/>
          <w:sz w:val="22"/>
          <w:szCs w:val="22"/>
        </w:rPr>
      </w:pPr>
      <w:r w:rsidRPr="00910750">
        <w:rPr>
          <w:rFonts w:ascii="Arial" w:hAnsi="Arial" w:cs="Arial"/>
          <w:sz w:val="22"/>
          <w:szCs w:val="22"/>
        </w:rPr>
        <w:t>This Agreement shall be governed by and construed in accordance with the laws of the State of New York, United States, excluding its conflict of laws principles.</w:t>
      </w:r>
    </w:p>
    <w:p w14:paraId="2E010CBB" w14:textId="7C6C5AD5" w:rsidR="00910750" w:rsidRPr="00910750" w:rsidRDefault="00910750" w:rsidP="00910750">
      <w:pPr>
        <w:jc w:val="both"/>
        <w:rPr>
          <w:rFonts w:ascii="Arial" w:hAnsi="Arial" w:cs="Arial"/>
          <w:sz w:val="22"/>
          <w:szCs w:val="22"/>
        </w:rPr>
      </w:pPr>
      <w:r w:rsidRPr="00910750">
        <w:rPr>
          <w:rFonts w:ascii="Arial" w:hAnsi="Arial" w:cs="Arial"/>
          <w:sz w:val="22"/>
          <w:szCs w:val="22"/>
        </w:rPr>
        <w:t xml:space="preserve">Any dispute arising out of or in connection with this Agreement shall first be resolved by the parties through friendly negotiation. If negotiation fails, either party may apply to the </w:t>
      </w:r>
      <w:r w:rsidRPr="00910750">
        <w:rPr>
          <w:rFonts w:ascii="Arial" w:hAnsi="Arial" w:cs="Arial"/>
          <w:b/>
          <w:bCs/>
          <w:sz w:val="22"/>
          <w:szCs w:val="22"/>
        </w:rPr>
        <w:t>American Arbitration Association (AAA)</w:t>
      </w:r>
      <w:r w:rsidRPr="00910750">
        <w:rPr>
          <w:rFonts w:ascii="Arial" w:hAnsi="Arial" w:cs="Arial"/>
          <w:sz w:val="22"/>
          <w:szCs w:val="22"/>
        </w:rPr>
        <w:t xml:space="preserve"> for mediation. If mediation does not resolve the dispute, either party shall have the right to initiate legal proceedings in the </w:t>
      </w:r>
      <w:r w:rsidRPr="00910750">
        <w:rPr>
          <w:rFonts w:ascii="Arial" w:hAnsi="Arial" w:cs="Arial"/>
          <w:b/>
          <w:bCs/>
          <w:sz w:val="22"/>
          <w:szCs w:val="22"/>
        </w:rPr>
        <w:t>courts of New York</w:t>
      </w:r>
      <w:r w:rsidRPr="00910750">
        <w:rPr>
          <w:rFonts w:ascii="Arial" w:hAnsi="Arial" w:cs="Arial"/>
          <w:sz w:val="22"/>
          <w:szCs w:val="22"/>
        </w:rPr>
        <w:t>, which shall have exclusive jurisdiction over such disputes.</w:t>
      </w:r>
    </w:p>
    <w:p w14:paraId="79522B23" w14:textId="400F7885" w:rsidR="00910750" w:rsidRPr="00910750" w:rsidRDefault="00910750" w:rsidP="00910750">
      <w:pPr>
        <w:jc w:val="both"/>
        <w:rPr>
          <w:rFonts w:ascii="Arial" w:hAnsi="Arial" w:cs="Arial"/>
          <w:sz w:val="22"/>
          <w:szCs w:val="22"/>
        </w:rPr>
      </w:pPr>
      <w:r w:rsidRPr="00910750">
        <w:rPr>
          <w:rFonts w:ascii="Arial" w:hAnsi="Arial" w:cs="Arial"/>
          <w:sz w:val="22"/>
          <w:szCs w:val="22"/>
        </w:rPr>
        <w:t>The invalidity or unenforceability of any provision of this Agreement shall not affect the validity or enforceability of the remaining provisions, which shall remain in full force and effect.</w:t>
      </w:r>
    </w:p>
    <w:p w14:paraId="32C697AB"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0191A4A8">
          <v:rect id="_x0000_i1038" alt="" style="width:451.3pt;height:.05pt;mso-width-percent:0;mso-height-percent:0;mso-width-percent:0;mso-height-percent:0" o:hralign="center" o:hrstd="t" o:hr="t"/>
        </w:pict>
      </w:r>
    </w:p>
    <w:p w14:paraId="07B55BC8" w14:textId="77777777" w:rsidR="003312A3" w:rsidRPr="00C35272" w:rsidRDefault="006515CA" w:rsidP="00C35272">
      <w:pPr>
        <w:pStyle w:val="Heading2"/>
        <w:jc w:val="both"/>
        <w:rPr>
          <w:rFonts w:ascii="Arial" w:hAnsi="Arial" w:cs="Arial"/>
          <w:b/>
          <w:bCs/>
          <w:color w:val="auto"/>
          <w:sz w:val="28"/>
          <w:szCs w:val="28"/>
        </w:rPr>
      </w:pPr>
      <w:bookmarkStart w:id="81" w:name="notices"/>
      <w:bookmarkEnd w:id="80"/>
      <w:r w:rsidRPr="00C35272">
        <w:rPr>
          <w:rFonts w:ascii="Arial" w:hAnsi="Arial" w:cs="Arial"/>
          <w:b/>
          <w:bCs/>
          <w:color w:val="auto"/>
          <w:sz w:val="28"/>
          <w:szCs w:val="28"/>
        </w:rPr>
        <w:t>14. Notices</w:t>
      </w:r>
    </w:p>
    <w:p w14:paraId="538EC745" w14:textId="77777777"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Notices may be delivered by hand, mail, or email to addresses specified by the parties.</w:t>
      </w:r>
    </w:p>
    <w:p w14:paraId="277F8413"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35008BDB">
          <v:rect id="_x0000_i1039" alt="" style="width:451.3pt;height:.05pt;mso-width-percent:0;mso-height-percent:0;mso-width-percent:0;mso-height-percent:0" o:hralign="center" o:hrstd="t" o:hr="t"/>
        </w:pict>
      </w:r>
    </w:p>
    <w:p w14:paraId="61FA96DB" w14:textId="77777777" w:rsidR="003312A3" w:rsidRPr="00C35272" w:rsidRDefault="006515CA" w:rsidP="00C35272">
      <w:pPr>
        <w:pStyle w:val="Heading2"/>
        <w:jc w:val="both"/>
        <w:rPr>
          <w:rFonts w:ascii="Arial" w:hAnsi="Arial" w:cs="Arial"/>
          <w:b/>
          <w:bCs/>
          <w:color w:val="auto"/>
          <w:sz w:val="28"/>
          <w:szCs w:val="28"/>
        </w:rPr>
      </w:pPr>
      <w:bookmarkStart w:id="82" w:name="confidentiality"/>
      <w:bookmarkEnd w:id="81"/>
      <w:r w:rsidRPr="00C35272">
        <w:rPr>
          <w:rFonts w:ascii="Arial" w:hAnsi="Arial" w:cs="Arial"/>
          <w:b/>
          <w:bCs/>
          <w:color w:val="auto"/>
          <w:sz w:val="28"/>
          <w:szCs w:val="28"/>
        </w:rPr>
        <w:t>15. Confidentiality</w:t>
      </w:r>
    </w:p>
    <w:p w14:paraId="657A341C" w14:textId="29A90CFF" w:rsidR="003312A3" w:rsidRPr="00C35272" w:rsidRDefault="006515CA" w:rsidP="00C35272">
      <w:pPr>
        <w:pStyle w:val="FirstParagraph"/>
        <w:jc w:val="both"/>
        <w:rPr>
          <w:rFonts w:ascii="Arial" w:hAnsi="Arial" w:cs="Arial"/>
          <w:sz w:val="22"/>
          <w:szCs w:val="22"/>
        </w:rPr>
      </w:pPr>
      <w:r w:rsidRPr="00C35272">
        <w:rPr>
          <w:rFonts w:ascii="Arial" w:hAnsi="Arial" w:cs="Arial"/>
          <w:sz w:val="22"/>
          <w:szCs w:val="22"/>
        </w:rPr>
        <w:t>Both parties will keep confidential information private for two years post-termination.</w:t>
      </w:r>
      <w:ins w:id="83" w:author="John Buckley" w:date="2025-10-27T09:55:00Z" w16du:dateUtc="2025-10-27T16:55:00Z">
        <w:r w:rsidR="005F5429">
          <w:rPr>
            <w:rFonts w:ascii="Arial" w:hAnsi="Arial" w:cs="Arial"/>
            <w:sz w:val="22"/>
            <w:szCs w:val="22"/>
          </w:rPr>
          <w:t xml:space="preserve"> Each party may disclose confidential information to its respective legal or business representatives on a </w:t>
        </w:r>
        <w:proofErr w:type="gramStart"/>
        <w:r w:rsidR="005F5429">
          <w:rPr>
            <w:rFonts w:ascii="Arial" w:hAnsi="Arial" w:cs="Arial"/>
            <w:sz w:val="22"/>
            <w:szCs w:val="22"/>
          </w:rPr>
          <w:t>need to know</w:t>
        </w:r>
        <w:proofErr w:type="gramEnd"/>
        <w:r w:rsidR="005F5429">
          <w:rPr>
            <w:rFonts w:ascii="Arial" w:hAnsi="Arial" w:cs="Arial"/>
            <w:sz w:val="22"/>
            <w:szCs w:val="22"/>
          </w:rPr>
          <w:t xml:space="preserve"> basis, or otherwise as may be required by law or court order.</w:t>
        </w:r>
      </w:ins>
    </w:p>
    <w:p w14:paraId="1C2E0D3C"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7BB11642">
          <v:rect id="_x0000_i1040" alt="" style="width:451.3pt;height:.05pt;mso-width-percent:0;mso-height-percent:0;mso-width-percent:0;mso-height-percent:0" o:hralign="center" o:hrstd="t" o:hr="t"/>
        </w:pict>
      </w:r>
    </w:p>
    <w:p w14:paraId="2DBE8253" w14:textId="77777777" w:rsidR="003312A3" w:rsidRPr="00C35272" w:rsidRDefault="006515CA" w:rsidP="00C35272">
      <w:pPr>
        <w:pStyle w:val="Heading2"/>
        <w:jc w:val="both"/>
        <w:rPr>
          <w:rFonts w:ascii="Arial" w:hAnsi="Arial" w:cs="Arial"/>
          <w:b/>
          <w:bCs/>
          <w:color w:val="auto"/>
          <w:sz w:val="28"/>
          <w:szCs w:val="28"/>
        </w:rPr>
      </w:pPr>
      <w:bookmarkStart w:id="84" w:name="data-protection"/>
      <w:bookmarkEnd w:id="82"/>
      <w:r w:rsidRPr="00C35272">
        <w:rPr>
          <w:rFonts w:ascii="Arial" w:hAnsi="Arial" w:cs="Arial"/>
          <w:b/>
          <w:bCs/>
          <w:color w:val="auto"/>
          <w:sz w:val="28"/>
          <w:szCs w:val="28"/>
        </w:rPr>
        <w:lastRenderedPageBreak/>
        <w:t>16. Data Protection</w:t>
      </w:r>
    </w:p>
    <w:p w14:paraId="75B8D86F" w14:textId="77777777" w:rsidR="00BB01D8" w:rsidRPr="00BB01D8" w:rsidRDefault="00BB01D8" w:rsidP="00BB01D8">
      <w:pPr>
        <w:jc w:val="both"/>
        <w:rPr>
          <w:rFonts w:ascii="Arial" w:hAnsi="Arial" w:cs="Arial"/>
          <w:sz w:val="22"/>
          <w:szCs w:val="22"/>
        </w:rPr>
      </w:pPr>
      <w:r w:rsidRPr="00BB01D8">
        <w:rPr>
          <w:rFonts w:ascii="Arial" w:hAnsi="Arial" w:cs="Arial"/>
          <w:sz w:val="22"/>
          <w:szCs w:val="22"/>
        </w:rPr>
        <w:t xml:space="preserve">Both parties shall strictly comply with all applicable privacy and data protection laws in the United States, including but not limited to the </w:t>
      </w:r>
      <w:r w:rsidRPr="00BB01D8">
        <w:rPr>
          <w:rFonts w:ascii="Arial" w:hAnsi="Arial" w:cs="Arial"/>
          <w:b/>
          <w:bCs/>
          <w:sz w:val="22"/>
          <w:szCs w:val="22"/>
        </w:rPr>
        <w:t>California Consumer Privacy Act (CCPA)</w:t>
      </w:r>
      <w:r w:rsidRPr="00BB01D8">
        <w:rPr>
          <w:rFonts w:ascii="Arial" w:hAnsi="Arial" w:cs="Arial"/>
          <w:sz w:val="22"/>
          <w:szCs w:val="22"/>
        </w:rPr>
        <w:t xml:space="preserve"> and the </w:t>
      </w:r>
      <w:r w:rsidRPr="00BB01D8">
        <w:rPr>
          <w:rFonts w:ascii="Arial" w:hAnsi="Arial" w:cs="Arial"/>
          <w:b/>
          <w:bCs/>
          <w:sz w:val="22"/>
          <w:szCs w:val="22"/>
        </w:rPr>
        <w:t>Children’s Online Privacy Protection Act (COPPA)</w:t>
      </w:r>
      <w:r w:rsidRPr="00BB01D8">
        <w:rPr>
          <w:rFonts w:ascii="Arial" w:hAnsi="Arial" w:cs="Arial"/>
          <w:sz w:val="22"/>
          <w:szCs w:val="22"/>
        </w:rPr>
        <w:t>, where applicable — particularly if the Program’s target audience includes children under thirteen (13) years of age.</w:t>
      </w:r>
    </w:p>
    <w:p w14:paraId="4F540027" w14:textId="77777777" w:rsidR="00BB01D8" w:rsidRPr="00BB01D8" w:rsidRDefault="00BB01D8" w:rsidP="00BB01D8">
      <w:pPr>
        <w:jc w:val="both"/>
        <w:rPr>
          <w:rFonts w:ascii="Arial" w:hAnsi="Arial" w:cs="Arial"/>
          <w:sz w:val="22"/>
          <w:szCs w:val="22"/>
        </w:rPr>
      </w:pPr>
      <w:r w:rsidRPr="00BB01D8">
        <w:rPr>
          <w:rFonts w:ascii="Arial" w:hAnsi="Arial" w:cs="Arial"/>
          <w:sz w:val="22"/>
          <w:szCs w:val="22"/>
        </w:rPr>
        <w:t xml:space="preserve">When the Producer or TikTok needs to collect, use, or process the Host’s personal information (including but not limited to the Host’s name, likeness, portrait, image, and voice) for the purpose of promoting or exploiting the Program, they must first obtain the Host’s </w:t>
      </w:r>
      <w:r w:rsidRPr="00BB01D8">
        <w:rPr>
          <w:rFonts w:ascii="Arial" w:hAnsi="Arial" w:cs="Arial"/>
          <w:b/>
          <w:bCs/>
          <w:sz w:val="22"/>
          <w:szCs w:val="22"/>
        </w:rPr>
        <w:t>explicit written consent</w:t>
      </w:r>
      <w:r w:rsidRPr="00BB01D8">
        <w:rPr>
          <w:rFonts w:ascii="Arial" w:hAnsi="Arial" w:cs="Arial"/>
          <w:sz w:val="22"/>
          <w:szCs w:val="22"/>
        </w:rPr>
        <w:t>.</w:t>
      </w:r>
    </w:p>
    <w:p w14:paraId="6496AC4F" w14:textId="77777777" w:rsidR="00BB01D8" w:rsidRPr="00BB01D8" w:rsidRDefault="00BB01D8" w:rsidP="00BB01D8">
      <w:pPr>
        <w:jc w:val="both"/>
        <w:rPr>
          <w:rFonts w:ascii="Arial" w:hAnsi="Arial" w:cs="Arial"/>
          <w:sz w:val="22"/>
          <w:szCs w:val="22"/>
        </w:rPr>
      </w:pPr>
      <w:r w:rsidRPr="00BB01D8">
        <w:rPr>
          <w:rFonts w:ascii="Arial" w:hAnsi="Arial" w:cs="Arial"/>
          <w:sz w:val="22"/>
          <w:szCs w:val="22"/>
        </w:rPr>
        <w:t>If, during the performance of service obligations under this Agreement, the Host gains access to the Producer’s or TikTok’s user data, trade secrets, or other confidential or proprietary information, the Host shall not collect, use, copy, or disclose such information without prior written authorization from the Producer or TikTok.</w:t>
      </w:r>
    </w:p>
    <w:p w14:paraId="035D523B" w14:textId="77777777" w:rsidR="00BB01D8" w:rsidRPr="00BB01D8" w:rsidRDefault="00BB01D8" w:rsidP="00BB01D8">
      <w:pPr>
        <w:jc w:val="both"/>
        <w:rPr>
          <w:rFonts w:ascii="Arial" w:hAnsi="Arial" w:cs="Arial"/>
          <w:sz w:val="22"/>
          <w:szCs w:val="22"/>
        </w:rPr>
      </w:pPr>
      <w:r w:rsidRPr="00BB01D8">
        <w:rPr>
          <w:rFonts w:ascii="Arial" w:hAnsi="Arial" w:cs="Arial"/>
          <w:sz w:val="22"/>
          <w:szCs w:val="22"/>
        </w:rPr>
        <w:t xml:space="preserve">In the event of a </w:t>
      </w:r>
      <w:r w:rsidRPr="00BB01D8">
        <w:rPr>
          <w:rFonts w:ascii="Arial" w:hAnsi="Arial" w:cs="Arial"/>
          <w:b/>
          <w:bCs/>
          <w:sz w:val="22"/>
          <w:szCs w:val="22"/>
        </w:rPr>
        <w:t>data breach</w:t>
      </w:r>
      <w:r w:rsidRPr="00BB01D8">
        <w:rPr>
          <w:rFonts w:ascii="Arial" w:hAnsi="Arial" w:cs="Arial"/>
          <w:sz w:val="22"/>
          <w:szCs w:val="22"/>
        </w:rPr>
        <w:t xml:space="preserve"> by either party, the breaching party shall notify the other party in writing within forty-eight (48) hours of discovering the breach, take all reasonable measures to prevent further exposure or damage, and fully cooperate with the other party and relevant regulatory authorities in investigating and handling the incident.</w:t>
      </w:r>
    </w:p>
    <w:p w14:paraId="435072BD"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1B5169CF">
          <v:rect id="_x0000_i1041" alt="" style="width:451.3pt;height:.05pt;mso-width-percent:0;mso-height-percent:0;mso-width-percent:0;mso-height-percent:0" o:hralign="center" o:hrstd="t" o:hr="t"/>
        </w:pict>
      </w:r>
    </w:p>
    <w:p w14:paraId="38DFF8B6" w14:textId="035526CD" w:rsidR="00BB01D8" w:rsidRPr="00BB01D8" w:rsidRDefault="006515CA" w:rsidP="00BB01D8">
      <w:pPr>
        <w:pStyle w:val="Heading2"/>
        <w:jc w:val="both"/>
        <w:rPr>
          <w:rFonts w:ascii="Arial" w:hAnsi="Arial" w:cs="Arial"/>
          <w:b/>
          <w:bCs/>
          <w:color w:val="auto"/>
          <w:sz w:val="28"/>
          <w:szCs w:val="28"/>
        </w:rPr>
      </w:pPr>
      <w:bookmarkStart w:id="85" w:name="anti-bribery"/>
      <w:bookmarkEnd w:id="84"/>
      <w:r w:rsidRPr="00C35272">
        <w:rPr>
          <w:rFonts w:ascii="Arial" w:hAnsi="Arial" w:cs="Arial"/>
          <w:b/>
          <w:bCs/>
          <w:color w:val="auto"/>
          <w:sz w:val="28"/>
          <w:szCs w:val="28"/>
        </w:rPr>
        <w:t>17. Anti-Bribery</w:t>
      </w:r>
    </w:p>
    <w:p w14:paraId="1AAE8B2A" w14:textId="77777777" w:rsidR="00BB01D8" w:rsidRPr="00BB01D8" w:rsidRDefault="00BB01D8" w:rsidP="00BB01D8">
      <w:pPr>
        <w:jc w:val="both"/>
        <w:rPr>
          <w:rFonts w:ascii="Arial" w:hAnsi="Arial" w:cs="Arial"/>
          <w:sz w:val="22"/>
          <w:szCs w:val="22"/>
        </w:rPr>
      </w:pPr>
      <w:r w:rsidRPr="00BB01D8">
        <w:rPr>
          <w:rFonts w:ascii="Arial" w:hAnsi="Arial" w:cs="Arial"/>
          <w:sz w:val="22"/>
          <w:szCs w:val="22"/>
        </w:rPr>
        <w:t xml:space="preserve">The Host shall strictly comply with the </w:t>
      </w:r>
      <w:r w:rsidRPr="00BB01D8">
        <w:rPr>
          <w:rFonts w:ascii="Arial" w:hAnsi="Arial" w:cs="Arial"/>
          <w:b/>
          <w:bCs/>
          <w:sz w:val="22"/>
          <w:szCs w:val="22"/>
        </w:rPr>
        <w:t>Foreign Corrupt Practices Act (FCPA)</w:t>
      </w:r>
      <w:r w:rsidRPr="00BB01D8">
        <w:rPr>
          <w:rFonts w:ascii="Arial" w:hAnsi="Arial" w:cs="Arial"/>
          <w:sz w:val="22"/>
          <w:szCs w:val="22"/>
        </w:rPr>
        <w:t xml:space="preserve"> and all other applicable U.S. anti-bribery and anti-corruption laws and regulations.</w:t>
      </w:r>
    </w:p>
    <w:p w14:paraId="351D9D5B" w14:textId="77777777" w:rsidR="00BB01D8" w:rsidRPr="00BB01D8" w:rsidRDefault="00BB01D8" w:rsidP="00BB01D8">
      <w:pPr>
        <w:jc w:val="both"/>
        <w:rPr>
          <w:rFonts w:ascii="Arial" w:hAnsi="Arial" w:cs="Arial"/>
          <w:sz w:val="22"/>
          <w:szCs w:val="22"/>
        </w:rPr>
      </w:pPr>
      <w:r w:rsidRPr="00BB01D8">
        <w:rPr>
          <w:rFonts w:ascii="Arial" w:hAnsi="Arial" w:cs="Arial"/>
          <w:sz w:val="22"/>
          <w:szCs w:val="22"/>
        </w:rPr>
        <w:t xml:space="preserve">The Host shall not, directly or indirectly, offer, promise, authorize, or provide any money, gifts, services, entertainment, or other improper benefits </w:t>
      </w:r>
      <w:proofErr w:type="gramStart"/>
      <w:r w:rsidRPr="00BB01D8">
        <w:rPr>
          <w:rFonts w:ascii="Arial" w:hAnsi="Arial" w:cs="Arial"/>
          <w:sz w:val="22"/>
          <w:szCs w:val="22"/>
        </w:rPr>
        <w:t>to</w:t>
      </w:r>
      <w:proofErr w:type="gramEnd"/>
      <w:r w:rsidRPr="00BB01D8">
        <w:rPr>
          <w:rFonts w:ascii="Arial" w:hAnsi="Arial" w:cs="Arial"/>
          <w:sz w:val="22"/>
          <w:szCs w:val="22"/>
        </w:rPr>
        <w:t>:</w:t>
      </w:r>
    </w:p>
    <w:p w14:paraId="4C2A7065" w14:textId="77777777" w:rsidR="00BB01D8" w:rsidRPr="00BB01D8" w:rsidRDefault="00BB01D8" w:rsidP="00BB01D8">
      <w:pPr>
        <w:numPr>
          <w:ilvl w:val="0"/>
          <w:numId w:val="15"/>
        </w:numPr>
        <w:jc w:val="both"/>
        <w:rPr>
          <w:rFonts w:ascii="Arial" w:hAnsi="Arial" w:cs="Arial"/>
          <w:sz w:val="22"/>
          <w:szCs w:val="22"/>
        </w:rPr>
      </w:pPr>
      <w:r w:rsidRPr="00BB01D8">
        <w:rPr>
          <w:rFonts w:ascii="Arial" w:hAnsi="Arial" w:cs="Arial"/>
          <w:sz w:val="22"/>
          <w:szCs w:val="22"/>
        </w:rPr>
        <w:t xml:space="preserve">any </w:t>
      </w:r>
      <w:r w:rsidRPr="00BB01D8">
        <w:rPr>
          <w:rFonts w:ascii="Arial" w:hAnsi="Arial" w:cs="Arial"/>
          <w:b/>
          <w:bCs/>
          <w:sz w:val="22"/>
          <w:szCs w:val="22"/>
        </w:rPr>
        <w:t>government officials</w:t>
      </w:r>
      <w:r w:rsidRPr="00BB01D8">
        <w:rPr>
          <w:rFonts w:ascii="Arial" w:hAnsi="Arial" w:cs="Arial"/>
          <w:sz w:val="22"/>
          <w:szCs w:val="22"/>
        </w:rPr>
        <w:t xml:space="preserve"> or employees (including officers or agents of any government department, agency, or state-owned enterprise</w:t>
      </w:r>
      <w:proofErr w:type="gramStart"/>
      <w:r w:rsidRPr="00BB01D8">
        <w:rPr>
          <w:rFonts w:ascii="Arial" w:hAnsi="Arial" w:cs="Arial"/>
          <w:sz w:val="22"/>
          <w:szCs w:val="22"/>
        </w:rPr>
        <w:t>);</w:t>
      </w:r>
      <w:proofErr w:type="gramEnd"/>
    </w:p>
    <w:p w14:paraId="13269F59" w14:textId="77777777" w:rsidR="00BB01D8" w:rsidRPr="00BB01D8" w:rsidRDefault="00BB01D8" w:rsidP="00BB01D8">
      <w:pPr>
        <w:numPr>
          <w:ilvl w:val="0"/>
          <w:numId w:val="15"/>
        </w:numPr>
        <w:jc w:val="both"/>
        <w:rPr>
          <w:rFonts w:ascii="Arial" w:hAnsi="Arial" w:cs="Arial"/>
          <w:sz w:val="22"/>
          <w:szCs w:val="22"/>
        </w:rPr>
      </w:pPr>
      <w:r w:rsidRPr="00BB01D8">
        <w:rPr>
          <w:rFonts w:ascii="Arial" w:hAnsi="Arial" w:cs="Arial"/>
          <w:sz w:val="22"/>
          <w:szCs w:val="22"/>
        </w:rPr>
        <w:t xml:space="preserve">any </w:t>
      </w:r>
      <w:r w:rsidRPr="00BB01D8">
        <w:rPr>
          <w:rFonts w:ascii="Arial" w:hAnsi="Arial" w:cs="Arial"/>
          <w:b/>
          <w:bCs/>
          <w:sz w:val="22"/>
          <w:szCs w:val="22"/>
        </w:rPr>
        <w:t>employees or representatives</w:t>
      </w:r>
      <w:r w:rsidRPr="00BB01D8">
        <w:rPr>
          <w:rFonts w:ascii="Arial" w:hAnsi="Arial" w:cs="Arial"/>
          <w:sz w:val="22"/>
          <w:szCs w:val="22"/>
        </w:rPr>
        <w:t xml:space="preserve"> of the Producer, TikTok, or their affiliates; or</w:t>
      </w:r>
    </w:p>
    <w:p w14:paraId="4BBBC5D7" w14:textId="77777777" w:rsidR="00BB01D8" w:rsidRPr="00BB01D8" w:rsidRDefault="00BB01D8" w:rsidP="00BB01D8">
      <w:pPr>
        <w:numPr>
          <w:ilvl w:val="0"/>
          <w:numId w:val="15"/>
        </w:numPr>
        <w:jc w:val="both"/>
        <w:rPr>
          <w:rFonts w:ascii="Arial" w:hAnsi="Arial" w:cs="Arial"/>
          <w:sz w:val="22"/>
          <w:szCs w:val="22"/>
        </w:rPr>
      </w:pPr>
      <w:r w:rsidRPr="00BB01D8">
        <w:rPr>
          <w:rFonts w:ascii="Arial" w:hAnsi="Arial" w:cs="Arial"/>
          <w:sz w:val="22"/>
          <w:szCs w:val="22"/>
        </w:rPr>
        <w:t xml:space="preserve">any </w:t>
      </w:r>
      <w:r w:rsidRPr="00BB01D8">
        <w:rPr>
          <w:rFonts w:ascii="Arial" w:hAnsi="Arial" w:cs="Arial"/>
          <w:b/>
          <w:bCs/>
          <w:sz w:val="22"/>
          <w:szCs w:val="22"/>
        </w:rPr>
        <w:t>partners, clients, suppliers, or contractors</w:t>
      </w:r>
      <w:r w:rsidRPr="00BB01D8">
        <w:rPr>
          <w:rFonts w:ascii="Arial" w:hAnsi="Arial" w:cs="Arial"/>
          <w:sz w:val="22"/>
          <w:szCs w:val="22"/>
        </w:rPr>
        <w:t xml:space="preserve"> of the Producer or TikTok,</w:t>
      </w:r>
      <w:r w:rsidRPr="00BB01D8">
        <w:rPr>
          <w:rFonts w:ascii="Arial" w:hAnsi="Arial" w:cs="Arial"/>
          <w:sz w:val="22"/>
          <w:szCs w:val="22"/>
        </w:rPr>
        <w:br/>
        <w:t>for the purpose of obtaining or retaining business, securing any improper advantage, or influencing any act or decision related to this Agreement.</w:t>
      </w:r>
    </w:p>
    <w:p w14:paraId="7DA19EE5" w14:textId="77777777" w:rsidR="00BB01D8" w:rsidRPr="00BB01D8" w:rsidRDefault="00BB01D8" w:rsidP="00BB01D8">
      <w:pPr>
        <w:jc w:val="both"/>
        <w:rPr>
          <w:rFonts w:ascii="Arial" w:hAnsi="Arial" w:cs="Arial"/>
          <w:sz w:val="22"/>
          <w:szCs w:val="22"/>
        </w:rPr>
      </w:pPr>
      <w:r w:rsidRPr="00BB01D8">
        <w:rPr>
          <w:rFonts w:ascii="Arial" w:hAnsi="Arial" w:cs="Arial"/>
          <w:sz w:val="22"/>
          <w:szCs w:val="22"/>
        </w:rPr>
        <w:t xml:space="preserve">If the Host violates this Clause, the Producer shall have the right to </w:t>
      </w:r>
      <w:r w:rsidRPr="00BB01D8">
        <w:rPr>
          <w:rFonts w:ascii="Arial" w:hAnsi="Arial" w:cs="Arial"/>
          <w:b/>
          <w:bCs/>
          <w:sz w:val="22"/>
          <w:szCs w:val="22"/>
        </w:rPr>
        <w:t>immediately terminate</w:t>
      </w:r>
      <w:r w:rsidRPr="00BB01D8">
        <w:rPr>
          <w:rFonts w:ascii="Arial" w:hAnsi="Arial" w:cs="Arial"/>
          <w:sz w:val="22"/>
          <w:szCs w:val="22"/>
        </w:rPr>
        <w:t xml:space="preserve"> this Agreement without liability, require the Host to </w:t>
      </w:r>
      <w:r w:rsidRPr="00BB01D8">
        <w:rPr>
          <w:rFonts w:ascii="Arial" w:hAnsi="Arial" w:cs="Arial"/>
          <w:b/>
          <w:bCs/>
          <w:sz w:val="22"/>
          <w:szCs w:val="22"/>
        </w:rPr>
        <w:t>return all fees already paid</w:t>
      </w:r>
      <w:r w:rsidRPr="00BB01D8">
        <w:rPr>
          <w:rFonts w:ascii="Arial" w:hAnsi="Arial" w:cs="Arial"/>
          <w:sz w:val="22"/>
          <w:szCs w:val="22"/>
        </w:rPr>
        <w:t xml:space="preserve">, and seek </w:t>
      </w:r>
      <w:r w:rsidRPr="00BB01D8">
        <w:rPr>
          <w:rFonts w:ascii="Arial" w:hAnsi="Arial" w:cs="Arial"/>
          <w:b/>
          <w:bCs/>
          <w:sz w:val="22"/>
          <w:szCs w:val="22"/>
        </w:rPr>
        <w:t>compensation</w:t>
      </w:r>
      <w:r w:rsidRPr="00BB01D8">
        <w:rPr>
          <w:rFonts w:ascii="Arial" w:hAnsi="Arial" w:cs="Arial"/>
          <w:sz w:val="22"/>
          <w:szCs w:val="22"/>
        </w:rPr>
        <w:t xml:space="preserve"> for all losses incurred as a result, including but not limited to fines, reputational harm, legal expenses, and other related costs.</w:t>
      </w:r>
    </w:p>
    <w:p w14:paraId="583570FE"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5D1398A5">
          <v:rect id="_x0000_i1042" alt="" style="width:451.3pt;height:.05pt;mso-width-percent:0;mso-height-percent:0;mso-width-percent:0;mso-height-percent:0" o:hralign="center" o:hrstd="t" o:hr="t"/>
        </w:pict>
      </w:r>
    </w:p>
    <w:p w14:paraId="153C9253" w14:textId="77777777" w:rsidR="003312A3" w:rsidRPr="00C35272" w:rsidRDefault="006515CA" w:rsidP="00C35272">
      <w:pPr>
        <w:pStyle w:val="Heading2"/>
        <w:jc w:val="both"/>
        <w:rPr>
          <w:rFonts w:ascii="Arial" w:hAnsi="Arial" w:cs="Arial"/>
          <w:color w:val="auto"/>
          <w:sz w:val="28"/>
          <w:szCs w:val="28"/>
        </w:rPr>
      </w:pPr>
      <w:bookmarkStart w:id="86" w:name="signatures"/>
      <w:bookmarkEnd w:id="85"/>
      <w:r w:rsidRPr="00C35272">
        <w:rPr>
          <w:rFonts w:ascii="Arial" w:hAnsi="Arial" w:cs="Arial"/>
          <w:color w:val="auto"/>
          <w:sz w:val="28"/>
          <w:szCs w:val="28"/>
        </w:rPr>
        <w:t>Signatures</w:t>
      </w:r>
    </w:p>
    <w:p w14:paraId="4FC629A8" w14:textId="77777777" w:rsidR="003312A3" w:rsidRPr="00C35272" w:rsidRDefault="006515CA" w:rsidP="00C35272">
      <w:pPr>
        <w:pStyle w:val="FirstParagraph"/>
        <w:jc w:val="both"/>
        <w:rPr>
          <w:rFonts w:ascii="Arial" w:hAnsi="Arial" w:cs="Arial"/>
          <w:sz w:val="22"/>
          <w:szCs w:val="22"/>
        </w:rPr>
      </w:pPr>
      <w:r w:rsidRPr="00C35272">
        <w:rPr>
          <w:rFonts w:ascii="Arial" w:hAnsi="Arial" w:cs="Arial"/>
          <w:b/>
          <w:bCs/>
          <w:sz w:val="22"/>
          <w:szCs w:val="22"/>
        </w:rPr>
        <w:t>Producer</w:t>
      </w:r>
      <w:r w:rsidRPr="00C35272">
        <w:rPr>
          <w:rFonts w:ascii="Arial" w:hAnsi="Arial" w:cs="Arial"/>
          <w:sz w:val="22"/>
          <w:szCs w:val="22"/>
        </w:rPr>
        <w:t xml:space="preserve"> Authorized Signatory: ___________________</w:t>
      </w:r>
    </w:p>
    <w:p w14:paraId="0038F205" w14:textId="77777777" w:rsidR="003312A3" w:rsidRPr="00C35272" w:rsidRDefault="006515CA" w:rsidP="00C35272">
      <w:pPr>
        <w:pStyle w:val="BodyText"/>
        <w:jc w:val="both"/>
        <w:rPr>
          <w:rFonts w:ascii="Arial" w:hAnsi="Arial" w:cs="Arial"/>
          <w:sz w:val="22"/>
          <w:szCs w:val="22"/>
        </w:rPr>
      </w:pPr>
      <w:r w:rsidRPr="00C35272">
        <w:rPr>
          <w:rFonts w:ascii="Arial" w:hAnsi="Arial" w:cs="Arial"/>
          <w:b/>
          <w:bCs/>
          <w:sz w:val="22"/>
          <w:szCs w:val="22"/>
        </w:rPr>
        <w:t>Host</w:t>
      </w:r>
      <w:r w:rsidRPr="00C35272">
        <w:rPr>
          <w:rFonts w:ascii="Arial" w:hAnsi="Arial" w:cs="Arial"/>
          <w:sz w:val="22"/>
          <w:szCs w:val="22"/>
        </w:rPr>
        <w:t xml:space="preserve"> Signature: ___________________</w:t>
      </w:r>
    </w:p>
    <w:p w14:paraId="507BF4DE" w14:textId="77777777" w:rsidR="00BB01D8" w:rsidRDefault="00BB01D8" w:rsidP="00C35272">
      <w:pPr>
        <w:pStyle w:val="BodyText"/>
        <w:jc w:val="both"/>
        <w:rPr>
          <w:rFonts w:ascii="Arial" w:hAnsi="Arial" w:cs="Arial"/>
          <w:sz w:val="22"/>
          <w:szCs w:val="22"/>
        </w:rPr>
      </w:pPr>
    </w:p>
    <w:p w14:paraId="2B9B8AF8" w14:textId="584806BD" w:rsidR="002D72A2" w:rsidRPr="00C35272" w:rsidRDefault="002D72A2" w:rsidP="00C35272">
      <w:pPr>
        <w:pStyle w:val="BodyText"/>
        <w:jc w:val="both"/>
        <w:rPr>
          <w:rFonts w:ascii="Arial" w:hAnsi="Arial" w:cs="Arial"/>
          <w:sz w:val="22"/>
          <w:szCs w:val="22"/>
        </w:rPr>
      </w:pPr>
      <w:r w:rsidRPr="00C35272">
        <w:rPr>
          <w:rFonts w:ascii="Arial" w:hAnsi="Arial" w:cs="Arial"/>
          <w:sz w:val="22"/>
          <w:szCs w:val="22"/>
        </w:rPr>
        <w:lastRenderedPageBreak/>
        <w:t xml:space="preserve"> </w:t>
      </w:r>
      <w:bookmarkEnd w:id="86"/>
    </w:p>
    <w:sectPr w:rsidR="002D72A2" w:rsidRPr="00C35272">
      <w:headerReference w:type="default" r:id="rId1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ohn Buckley" w:date="2025-10-27T09:59:00Z" w:initials="JB">
    <w:p w14:paraId="736714D5" w14:textId="77777777" w:rsidR="00571189" w:rsidRDefault="00571189" w:rsidP="00571189">
      <w:pPr>
        <w:pStyle w:val="CommentText"/>
      </w:pPr>
      <w:r>
        <w:rPr>
          <w:rStyle w:val="CommentReference"/>
        </w:rPr>
        <w:annotationRef/>
      </w:r>
      <w:r>
        <w:t>Live Stream is 90 minutes total, with ~ 50 minutes for convo about a chosen topic with the other talent, and ~ 40 minutes for Mel to discuss user submitted questions</w:t>
      </w:r>
    </w:p>
  </w:comment>
  <w:comment w:id="22" w:author="John Buckley" w:date="2025-10-27T15:32:00Z" w:initials="JB">
    <w:p w14:paraId="36BAF613" w14:textId="77777777" w:rsidR="00F34868" w:rsidRDefault="00F34868" w:rsidP="00F34868">
      <w:pPr>
        <w:pStyle w:val="CommentText"/>
      </w:pPr>
      <w:r>
        <w:rPr>
          <w:rStyle w:val="CommentReference"/>
        </w:rPr>
        <w:annotationRef/>
      </w:r>
      <w:r>
        <w:t>Let’s discuss. We are ok giving Producer the right to use Mel’s NIL to promote the event 30 days prior, and do recap content for 14 days following the event through the end of the year 2025, but no livestream usage is agreed to.</w:t>
      </w:r>
    </w:p>
  </w:comment>
  <w:comment w:id="27" w:author="John Buckley" w:date="2025-10-27T15:33:00Z" w:initials="JB">
    <w:p w14:paraId="61808134" w14:textId="77777777" w:rsidR="00F34868" w:rsidRDefault="00F34868" w:rsidP="00F34868">
      <w:pPr>
        <w:pStyle w:val="CommentText"/>
      </w:pPr>
      <w:r>
        <w:rPr>
          <w:rStyle w:val="CommentReference"/>
        </w:rPr>
        <w:annotationRef/>
      </w:r>
      <w:r>
        <w:t>Not work for hire. Mel to own the created social deliverables, apart from any provided IP from Producer included therein</w:t>
      </w:r>
    </w:p>
  </w:comment>
  <w:comment w:id="58" w:author="John Buckley" w:date="2025-10-27T09:53:00Z" w:initials="JB">
    <w:p w14:paraId="6205246E" w14:textId="0EF552DF" w:rsidR="005F5429" w:rsidRDefault="005F5429" w:rsidP="005F5429">
      <w:pPr>
        <w:pStyle w:val="CommentText"/>
      </w:pPr>
      <w:r>
        <w:rPr>
          <w:rStyle w:val="CommentReference"/>
        </w:rPr>
        <w:annotationRef/>
      </w:r>
      <w:r>
        <w:t>+ Indemnification of Host by Producer</w:t>
      </w:r>
    </w:p>
    <w:p w14:paraId="2A0BBD54" w14:textId="77777777" w:rsidR="005F5429" w:rsidRDefault="005F5429" w:rsidP="005F5429">
      <w:pPr>
        <w:pStyle w:val="CommentText"/>
      </w:pPr>
      <w:r>
        <w:t>+ Cover Host as an additional insured on the E+O and general liability insurance policies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714D5" w15:done="0"/>
  <w15:commentEx w15:paraId="36BAF613" w15:done="0"/>
  <w15:commentEx w15:paraId="61808134" w15:done="0"/>
  <w15:commentEx w15:paraId="2A0BBD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A8D099" w16cex:dateUtc="2025-10-27T16:59:00Z"/>
  <w16cex:commentExtensible w16cex:durableId="6DBAEBBE" w16cex:dateUtc="2025-10-27T22:32:00Z"/>
  <w16cex:commentExtensible w16cex:durableId="57B1153F" w16cex:dateUtc="2025-10-27T22:33:00Z"/>
  <w16cex:commentExtensible w16cex:durableId="644352CE" w16cex:dateUtc="2025-10-27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714D5" w16cid:durableId="7AA8D099"/>
  <w16cid:commentId w16cid:paraId="36BAF613" w16cid:durableId="6DBAEBBE"/>
  <w16cid:commentId w16cid:paraId="61808134" w16cid:durableId="57B1153F"/>
  <w16cid:commentId w16cid:paraId="2A0BBD54" w16cid:durableId="644352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93BE" w14:textId="77777777" w:rsidR="00AC54C3" w:rsidRDefault="00AC54C3" w:rsidP="00C35272">
      <w:pPr>
        <w:spacing w:after="0"/>
      </w:pPr>
      <w:r>
        <w:separator/>
      </w:r>
    </w:p>
  </w:endnote>
  <w:endnote w:type="continuationSeparator" w:id="0">
    <w:p w14:paraId="32FA1130" w14:textId="77777777" w:rsidR="00AC54C3" w:rsidRDefault="00AC54C3" w:rsidP="00C352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2DB6" w14:textId="77777777" w:rsidR="00AC54C3" w:rsidRDefault="00AC54C3" w:rsidP="00C35272">
      <w:pPr>
        <w:spacing w:after="0"/>
      </w:pPr>
      <w:r>
        <w:separator/>
      </w:r>
    </w:p>
  </w:footnote>
  <w:footnote w:type="continuationSeparator" w:id="0">
    <w:p w14:paraId="5B51918F" w14:textId="77777777" w:rsidR="00AC54C3" w:rsidRDefault="00AC54C3" w:rsidP="00C352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3D12" w14:textId="7A77A3F6" w:rsidR="00C35272" w:rsidRPr="00C35272" w:rsidRDefault="00C35272" w:rsidP="00C35272">
    <w:pPr>
      <w:pStyle w:val="Header"/>
      <w:jc w:val="right"/>
      <w:rPr>
        <w:sz w:val="18"/>
        <w:szCs w:val="18"/>
      </w:rPr>
    </w:pPr>
    <w:r w:rsidRPr="00C35272">
      <w:rPr>
        <w:sz w:val="18"/>
        <w:szCs w:val="18"/>
      </w:rPr>
      <w:t>Private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B295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567D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A271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6624D7"/>
    <w:multiLevelType w:val="multilevel"/>
    <w:tmpl w:val="20D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E59E3"/>
    <w:multiLevelType w:val="hybridMultilevel"/>
    <w:tmpl w:val="5174288C"/>
    <w:lvl w:ilvl="0" w:tplc="FF2AA1D6">
      <w:start w:val="1"/>
      <w:numFmt w:val="decimal"/>
      <w:lvlText w:val="%1."/>
      <w:lvlJc w:val="left"/>
      <w:pPr>
        <w:ind w:left="1440" w:hanging="360"/>
      </w:pPr>
    </w:lvl>
    <w:lvl w:ilvl="1" w:tplc="37A073C4">
      <w:start w:val="1"/>
      <w:numFmt w:val="decimal"/>
      <w:lvlText w:val="%2."/>
      <w:lvlJc w:val="left"/>
      <w:pPr>
        <w:ind w:left="1440" w:hanging="360"/>
      </w:pPr>
    </w:lvl>
    <w:lvl w:ilvl="2" w:tplc="8EC48A22">
      <w:start w:val="1"/>
      <w:numFmt w:val="decimal"/>
      <w:lvlText w:val="%3."/>
      <w:lvlJc w:val="left"/>
      <w:pPr>
        <w:ind w:left="1440" w:hanging="360"/>
      </w:pPr>
    </w:lvl>
    <w:lvl w:ilvl="3" w:tplc="BF269E3E">
      <w:start w:val="1"/>
      <w:numFmt w:val="decimal"/>
      <w:lvlText w:val="%4."/>
      <w:lvlJc w:val="left"/>
      <w:pPr>
        <w:ind w:left="1440" w:hanging="360"/>
      </w:pPr>
    </w:lvl>
    <w:lvl w:ilvl="4" w:tplc="49628392">
      <w:start w:val="1"/>
      <w:numFmt w:val="decimal"/>
      <w:lvlText w:val="%5."/>
      <w:lvlJc w:val="left"/>
      <w:pPr>
        <w:ind w:left="1440" w:hanging="360"/>
      </w:pPr>
    </w:lvl>
    <w:lvl w:ilvl="5" w:tplc="FA961646">
      <w:start w:val="1"/>
      <w:numFmt w:val="decimal"/>
      <w:lvlText w:val="%6."/>
      <w:lvlJc w:val="left"/>
      <w:pPr>
        <w:ind w:left="1440" w:hanging="360"/>
      </w:pPr>
    </w:lvl>
    <w:lvl w:ilvl="6" w:tplc="D240650E">
      <w:start w:val="1"/>
      <w:numFmt w:val="decimal"/>
      <w:lvlText w:val="%7."/>
      <w:lvlJc w:val="left"/>
      <w:pPr>
        <w:ind w:left="1440" w:hanging="360"/>
      </w:pPr>
    </w:lvl>
    <w:lvl w:ilvl="7" w:tplc="44F6E952">
      <w:start w:val="1"/>
      <w:numFmt w:val="decimal"/>
      <w:lvlText w:val="%8."/>
      <w:lvlJc w:val="left"/>
      <w:pPr>
        <w:ind w:left="1440" w:hanging="360"/>
      </w:pPr>
    </w:lvl>
    <w:lvl w:ilvl="8" w:tplc="7E3AE5F8">
      <w:start w:val="1"/>
      <w:numFmt w:val="decimal"/>
      <w:lvlText w:val="%9."/>
      <w:lvlJc w:val="left"/>
      <w:pPr>
        <w:ind w:left="1440" w:hanging="360"/>
      </w:pPr>
    </w:lvl>
  </w:abstractNum>
  <w:abstractNum w:abstractNumId="5" w15:restartNumberingAfterBreak="0">
    <w:nsid w:val="468F2270"/>
    <w:multiLevelType w:val="hybridMultilevel"/>
    <w:tmpl w:val="4E6033C6"/>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AD47A44"/>
    <w:multiLevelType w:val="multilevel"/>
    <w:tmpl w:val="A0D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06D22"/>
    <w:multiLevelType w:val="hybridMultilevel"/>
    <w:tmpl w:val="716CA534"/>
    <w:lvl w:ilvl="0" w:tplc="777C594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352746D"/>
    <w:multiLevelType w:val="hybridMultilevel"/>
    <w:tmpl w:val="1DF0E116"/>
    <w:lvl w:ilvl="0" w:tplc="A9E2B228">
      <w:start w:val="1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3782480"/>
    <w:multiLevelType w:val="hybridMultilevel"/>
    <w:tmpl w:val="F9C486EA"/>
    <w:lvl w:ilvl="0" w:tplc="5CC45060">
      <w:start w:val="1"/>
      <w:numFmt w:val="decimal"/>
      <w:lvlText w:val="%1."/>
      <w:lvlJc w:val="left"/>
      <w:pPr>
        <w:ind w:left="1440" w:hanging="360"/>
      </w:pPr>
    </w:lvl>
    <w:lvl w:ilvl="1" w:tplc="E8826D2C">
      <w:start w:val="1"/>
      <w:numFmt w:val="decimal"/>
      <w:lvlText w:val="%2."/>
      <w:lvlJc w:val="left"/>
      <w:pPr>
        <w:ind w:left="1440" w:hanging="360"/>
      </w:pPr>
    </w:lvl>
    <w:lvl w:ilvl="2" w:tplc="8A9A9C66">
      <w:start w:val="1"/>
      <w:numFmt w:val="decimal"/>
      <w:lvlText w:val="%3."/>
      <w:lvlJc w:val="left"/>
      <w:pPr>
        <w:ind w:left="1440" w:hanging="360"/>
      </w:pPr>
    </w:lvl>
    <w:lvl w:ilvl="3" w:tplc="8368B4C6">
      <w:start w:val="1"/>
      <w:numFmt w:val="decimal"/>
      <w:lvlText w:val="%4."/>
      <w:lvlJc w:val="left"/>
      <w:pPr>
        <w:ind w:left="1440" w:hanging="360"/>
      </w:pPr>
    </w:lvl>
    <w:lvl w:ilvl="4" w:tplc="C6B813C6">
      <w:start w:val="1"/>
      <w:numFmt w:val="decimal"/>
      <w:lvlText w:val="%5."/>
      <w:lvlJc w:val="left"/>
      <w:pPr>
        <w:ind w:left="1440" w:hanging="360"/>
      </w:pPr>
    </w:lvl>
    <w:lvl w:ilvl="5" w:tplc="E9FE6F52">
      <w:start w:val="1"/>
      <w:numFmt w:val="decimal"/>
      <w:lvlText w:val="%6."/>
      <w:lvlJc w:val="left"/>
      <w:pPr>
        <w:ind w:left="1440" w:hanging="360"/>
      </w:pPr>
    </w:lvl>
    <w:lvl w:ilvl="6" w:tplc="1980A4E8">
      <w:start w:val="1"/>
      <w:numFmt w:val="decimal"/>
      <w:lvlText w:val="%7."/>
      <w:lvlJc w:val="left"/>
      <w:pPr>
        <w:ind w:left="1440" w:hanging="360"/>
      </w:pPr>
    </w:lvl>
    <w:lvl w:ilvl="7" w:tplc="E23A5A22">
      <w:start w:val="1"/>
      <w:numFmt w:val="decimal"/>
      <w:lvlText w:val="%8."/>
      <w:lvlJc w:val="left"/>
      <w:pPr>
        <w:ind w:left="1440" w:hanging="360"/>
      </w:pPr>
    </w:lvl>
    <w:lvl w:ilvl="8" w:tplc="4BA08D00">
      <w:start w:val="1"/>
      <w:numFmt w:val="decimal"/>
      <w:lvlText w:val="%9."/>
      <w:lvlJc w:val="left"/>
      <w:pPr>
        <w:ind w:left="1440" w:hanging="360"/>
      </w:pPr>
    </w:lvl>
  </w:abstractNum>
  <w:num w:numId="1" w16cid:durableId="1548490887">
    <w:abstractNumId w:val="0"/>
  </w:num>
  <w:num w:numId="2" w16cid:durableId="945232561">
    <w:abstractNumId w:val="1"/>
  </w:num>
  <w:num w:numId="3" w16cid:durableId="1599409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2259201">
    <w:abstractNumId w:val="1"/>
  </w:num>
  <w:num w:numId="5" w16cid:durableId="542982867">
    <w:abstractNumId w:val="1"/>
  </w:num>
  <w:num w:numId="6" w16cid:durableId="428895958">
    <w:abstractNumId w:val="1"/>
  </w:num>
  <w:num w:numId="7" w16cid:durableId="547762953">
    <w:abstractNumId w:val="1"/>
  </w:num>
  <w:num w:numId="8" w16cid:durableId="1269891153">
    <w:abstractNumId w:val="1"/>
  </w:num>
  <w:num w:numId="9" w16cid:durableId="488056414">
    <w:abstractNumId w:val="5"/>
  </w:num>
  <w:num w:numId="10" w16cid:durableId="481822648">
    <w:abstractNumId w:val="7"/>
  </w:num>
  <w:num w:numId="11" w16cid:durableId="1521508930">
    <w:abstractNumId w:val="9"/>
  </w:num>
  <w:num w:numId="12" w16cid:durableId="86656697">
    <w:abstractNumId w:val="4"/>
  </w:num>
  <w:num w:numId="13" w16cid:durableId="1366717257">
    <w:abstractNumId w:val="3"/>
  </w:num>
  <w:num w:numId="14" w16cid:durableId="1951353819">
    <w:abstractNumId w:val="8"/>
  </w:num>
  <w:num w:numId="15" w16cid:durableId="190298092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Buckley">
    <w15:presenceInfo w15:providerId="AD" w15:userId="S::John.Buckley@unitedtalent.com::0e281ccb-bf88-47d3-80f0-cd0127d2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A3"/>
    <w:rsid w:val="000E3C21"/>
    <w:rsid w:val="00195AA9"/>
    <w:rsid w:val="00227454"/>
    <w:rsid w:val="002D72A2"/>
    <w:rsid w:val="003312A3"/>
    <w:rsid w:val="00397787"/>
    <w:rsid w:val="003C059E"/>
    <w:rsid w:val="004F2CA9"/>
    <w:rsid w:val="004F628B"/>
    <w:rsid w:val="00571189"/>
    <w:rsid w:val="00591329"/>
    <w:rsid w:val="005F5429"/>
    <w:rsid w:val="006515CA"/>
    <w:rsid w:val="006815AD"/>
    <w:rsid w:val="00711655"/>
    <w:rsid w:val="008D20B8"/>
    <w:rsid w:val="00910750"/>
    <w:rsid w:val="009F5A6F"/>
    <w:rsid w:val="00A563FD"/>
    <w:rsid w:val="00AC54C3"/>
    <w:rsid w:val="00B472BD"/>
    <w:rsid w:val="00B86C8A"/>
    <w:rsid w:val="00BB01D8"/>
    <w:rsid w:val="00C35272"/>
    <w:rsid w:val="00C50BA4"/>
    <w:rsid w:val="00CA28DB"/>
    <w:rsid w:val="00CA2D32"/>
    <w:rsid w:val="00DB466C"/>
    <w:rsid w:val="00E20133"/>
    <w:rsid w:val="00ED0AB6"/>
    <w:rsid w:val="00F34868"/>
    <w:rsid w:val="00F81BDB"/>
    <w:rsid w:val="00F93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CA6E8"/>
  <w15:docId w15:val="{BE762FFC-3B25-154C-BCC2-6B45EFD3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CA28DB"/>
    <w:pPr>
      <w:spacing w:after="0"/>
    </w:pPr>
  </w:style>
  <w:style w:type="paragraph" w:styleId="Header">
    <w:name w:val="header"/>
    <w:basedOn w:val="Normal"/>
    <w:link w:val="HeaderChar"/>
    <w:rsid w:val="00C35272"/>
    <w:pPr>
      <w:tabs>
        <w:tab w:val="center" w:pos="4536"/>
        <w:tab w:val="right" w:pos="9072"/>
      </w:tabs>
      <w:spacing w:after="0"/>
    </w:pPr>
  </w:style>
  <w:style w:type="character" w:customStyle="1" w:styleId="HeaderChar">
    <w:name w:val="Header Char"/>
    <w:basedOn w:val="DefaultParagraphFont"/>
    <w:link w:val="Header"/>
    <w:rsid w:val="00C35272"/>
  </w:style>
  <w:style w:type="paragraph" w:styleId="Footer">
    <w:name w:val="footer"/>
    <w:basedOn w:val="Normal"/>
    <w:link w:val="FooterChar"/>
    <w:rsid w:val="00C35272"/>
    <w:pPr>
      <w:tabs>
        <w:tab w:val="center" w:pos="4536"/>
        <w:tab w:val="right" w:pos="9072"/>
      </w:tabs>
      <w:spacing w:after="0"/>
    </w:pPr>
  </w:style>
  <w:style w:type="character" w:customStyle="1" w:styleId="FooterChar">
    <w:name w:val="Footer Char"/>
    <w:basedOn w:val="DefaultParagraphFont"/>
    <w:link w:val="Footer"/>
    <w:rsid w:val="00C35272"/>
  </w:style>
  <w:style w:type="character" w:styleId="CommentReference">
    <w:name w:val="annotation reference"/>
    <w:basedOn w:val="DefaultParagraphFont"/>
    <w:rsid w:val="00DB466C"/>
    <w:rPr>
      <w:sz w:val="21"/>
      <w:szCs w:val="21"/>
    </w:rPr>
  </w:style>
  <w:style w:type="paragraph" w:styleId="CommentText">
    <w:name w:val="annotation text"/>
    <w:basedOn w:val="Normal"/>
    <w:link w:val="CommentTextChar"/>
    <w:rsid w:val="00DB466C"/>
  </w:style>
  <w:style w:type="character" w:customStyle="1" w:styleId="CommentTextChar">
    <w:name w:val="Comment Text Char"/>
    <w:basedOn w:val="DefaultParagraphFont"/>
    <w:link w:val="CommentText"/>
    <w:rsid w:val="00DB466C"/>
  </w:style>
  <w:style w:type="paragraph" w:styleId="CommentSubject">
    <w:name w:val="annotation subject"/>
    <w:basedOn w:val="CommentText"/>
    <w:next w:val="CommentText"/>
    <w:link w:val="CommentSubjectChar"/>
    <w:rsid w:val="00DB466C"/>
    <w:rPr>
      <w:b/>
      <w:bCs/>
    </w:rPr>
  </w:style>
  <w:style w:type="character" w:customStyle="1" w:styleId="CommentSubjectChar">
    <w:name w:val="Comment Subject Char"/>
    <w:basedOn w:val="CommentTextChar"/>
    <w:link w:val="CommentSubject"/>
    <w:rsid w:val="00DB466C"/>
    <w:rPr>
      <w:b/>
      <w:bCs/>
    </w:rPr>
  </w:style>
  <w:style w:type="paragraph" w:styleId="ListParagraph">
    <w:name w:val="List Paragraph"/>
    <w:basedOn w:val="Normal"/>
    <w:rsid w:val="00B86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2540</Words>
  <Characters>14479</Characters>
  <Application>Microsoft Office Word</Application>
  <DocSecurity>0</DocSecurity>
  <Lines>120</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吳品妤</dc:creator>
  <cp:keywords/>
  <cp:lastModifiedBy>John Buckley</cp:lastModifiedBy>
  <cp:revision>3</cp:revision>
  <dcterms:created xsi:type="dcterms:W3CDTF">2025-10-27T16:56:00Z</dcterms:created>
  <dcterms:modified xsi:type="dcterms:W3CDTF">2025-10-27T22:34:00Z</dcterms:modified>
</cp:coreProperties>
</file>